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12C0" w:rsidRDefault="00000000">
      <w:pPr>
        <w:pStyle w:val="Title"/>
        <w:jc w:val="center"/>
        <w:rPr>
          <w:rFonts w:ascii="Georgia" w:eastAsia="Georgia" w:hAnsi="Georgia" w:cs="Georgia"/>
          <w:sz w:val="40"/>
          <w:szCs w:val="40"/>
        </w:rPr>
      </w:pPr>
      <w:bookmarkStart w:id="0" w:name="_roa6m5m84hm1" w:colFirst="0" w:colLast="0"/>
      <w:bookmarkEnd w:id="0"/>
      <w:r>
        <w:rPr>
          <w:rFonts w:ascii="Georgia" w:eastAsia="Georgia" w:hAnsi="Georgia" w:cs="Georgia"/>
          <w:sz w:val="40"/>
          <w:szCs w:val="40"/>
        </w:rPr>
        <w:t>Milestone 3: Data Population/SQL Queries</w:t>
      </w:r>
    </w:p>
    <w:p w14:paraId="00000002" w14:textId="77777777" w:rsidR="00E512C0" w:rsidRDefault="00000000">
      <w:pPr>
        <w:pStyle w:val="Title"/>
        <w:jc w:val="center"/>
        <w:rPr>
          <w:rFonts w:ascii="Georgia" w:eastAsia="Georgia" w:hAnsi="Georgia" w:cs="Georgia"/>
          <w:sz w:val="40"/>
          <w:szCs w:val="40"/>
        </w:rPr>
      </w:pPr>
      <w:bookmarkStart w:id="1" w:name="_v0wxsa5xqt9y" w:colFirst="0" w:colLast="0"/>
      <w:bookmarkEnd w:id="1"/>
      <w:r>
        <w:rPr>
          <w:rFonts w:ascii="Georgia" w:eastAsia="Georgia" w:hAnsi="Georgia" w:cs="Georgia"/>
          <w:sz w:val="40"/>
          <w:szCs w:val="40"/>
        </w:rPr>
        <w:t>Stock News Trader</w:t>
      </w:r>
    </w:p>
    <w:p w14:paraId="00000003" w14:textId="77777777" w:rsidR="00E512C0" w:rsidRDefault="00000000">
      <w:pPr>
        <w:jc w:val="center"/>
        <w:rPr>
          <w:rFonts w:ascii="Georgia" w:eastAsia="Georgia" w:hAnsi="Georgia" w:cs="Georgia"/>
          <w:sz w:val="24"/>
          <w:szCs w:val="24"/>
        </w:rPr>
      </w:pPr>
      <w:r>
        <w:rPr>
          <w:rFonts w:ascii="Georgia" w:eastAsia="Georgia" w:hAnsi="Georgia" w:cs="Georgia"/>
          <w:sz w:val="24"/>
          <w:szCs w:val="24"/>
        </w:rPr>
        <w:t>Philip Lee, Kartheek Gavini, Na Ni</w:t>
      </w:r>
    </w:p>
    <w:p w14:paraId="00000004" w14:textId="77777777" w:rsidR="00E512C0" w:rsidRDefault="00E512C0">
      <w:pPr>
        <w:rPr>
          <w:rFonts w:ascii="Georgia" w:eastAsia="Georgia" w:hAnsi="Georgia" w:cs="Georgia"/>
          <w:sz w:val="24"/>
          <w:szCs w:val="24"/>
        </w:rPr>
      </w:pPr>
    </w:p>
    <w:p w14:paraId="00000005" w14:textId="77777777" w:rsidR="00E512C0" w:rsidRDefault="00B13D5F">
      <w:pPr>
        <w:rPr>
          <w:rFonts w:ascii="Georgia" w:eastAsia="Georgia" w:hAnsi="Georgia" w:cs="Georgia"/>
          <w:sz w:val="24"/>
          <w:szCs w:val="24"/>
        </w:rPr>
      </w:pPr>
      <w:r>
        <w:rPr>
          <w:noProof/>
        </w:rPr>
      </w:r>
      <w:r>
        <w:pict w14:anchorId="1D92C621">
          <v:rect id="Horizontal Line 1" o:spid="_x0000_s2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6" w14:textId="77777777" w:rsidR="00E512C0" w:rsidRDefault="00000000">
      <w:pPr>
        <w:pStyle w:val="Heading2"/>
        <w:rPr>
          <w:rFonts w:ascii="Georgia" w:eastAsia="Georgia" w:hAnsi="Georgia" w:cs="Georgia"/>
          <w:sz w:val="24"/>
          <w:szCs w:val="24"/>
          <w:u w:val="single"/>
        </w:rPr>
      </w:pPr>
      <w:bookmarkStart w:id="2" w:name="_2j83tqo9zhhc" w:colFirst="0" w:colLast="0"/>
      <w:bookmarkEnd w:id="2"/>
      <w:r>
        <w:rPr>
          <w:rFonts w:ascii="Georgia" w:eastAsia="Georgia" w:hAnsi="Georgia" w:cs="Georgia"/>
          <w:b/>
          <w:bCs/>
          <w:u w:val="single"/>
        </w:rPr>
        <w:t>SQL Queries</w:t>
      </w:r>
      <w:r>
        <w:t xml:space="preserve"> </w:t>
      </w:r>
    </w:p>
    <w:p w14:paraId="00000007" w14:textId="2D4E5E32" w:rsidR="00E512C0" w:rsidRDefault="00000000">
      <w:pPr>
        <w:pStyle w:val="Heading3"/>
        <w:rPr>
          <w:rFonts w:ascii="Georgia" w:eastAsia="Georgia" w:hAnsi="Georgia" w:cs="Georgia"/>
          <w:sz w:val="24"/>
          <w:szCs w:val="24"/>
        </w:rPr>
      </w:pPr>
      <w:bookmarkStart w:id="3" w:name="_179wbw9r3zu" w:colFirst="0" w:colLast="0"/>
      <w:bookmarkEnd w:id="3"/>
      <w:r>
        <w:rPr>
          <w:rFonts w:ascii="Georgia" w:eastAsia="Georgia" w:hAnsi="Georgia" w:cs="Georgia"/>
          <w:b/>
          <w:bCs/>
          <w:u w:val="single"/>
        </w:rPr>
        <w:t>Query 1 (Simple</w:t>
      </w:r>
      <w:r w:rsidR="00443FA2">
        <w:rPr>
          <w:rFonts w:ascii="Georgia" w:eastAsia="Georgia" w:hAnsi="Georgia" w:cs="Georgia"/>
          <w:b/>
          <w:bCs/>
          <w:u w:val="single"/>
        </w:rPr>
        <w:t>/Moderate</w:t>
      </w:r>
      <w:r>
        <w:rPr>
          <w:rFonts w:ascii="Georgia" w:eastAsia="Georgia" w:hAnsi="Georgia" w:cs="Georgia"/>
          <w:b/>
          <w:bCs/>
          <w:u w:val="single"/>
        </w:rPr>
        <w:t>) — Company</w:t>
      </w:r>
      <w:r w:rsidR="00443FA2">
        <w:rPr>
          <w:rFonts w:ascii="Georgia" w:eastAsia="Georgia" w:hAnsi="Georgia" w:cs="Georgia"/>
          <w:b/>
          <w:bCs/>
          <w:u w:val="single"/>
        </w:rPr>
        <w:t xml:space="preserve"> Search By ticker or name</w:t>
      </w:r>
    </w:p>
    <w:p w14:paraId="00000008" w14:textId="64CB8E22"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sz w:val="24"/>
          <w:szCs w:val="24"/>
        </w:rPr>
        <w:t xml:space="preserve">: </w:t>
      </w:r>
      <w:r w:rsidR="00443FA2" w:rsidRPr="00443FA2">
        <w:rPr>
          <w:rFonts w:ascii="Georgia" w:eastAsia="Georgia" w:hAnsi="Georgia" w:cs="Georgia"/>
          <w:sz w:val="24"/>
          <w:szCs w:val="24"/>
        </w:rPr>
        <w:t>This query enables users to search companies by ticker symbol or company name and additionally returns their corresponding industry and sector information, along with the number of companies within the same industry. It filters results to include only companies belonging to industries that have above-average company counts, using joins, aggregation, subqueries, and analytical window functions.</w:t>
      </w:r>
    </w:p>
    <w:p w14:paraId="7A6F577A" w14:textId="77777777" w:rsidR="00443FA2" w:rsidRDefault="00443FA2">
      <w:pPr>
        <w:rPr>
          <w:rFonts w:ascii="Georgia" w:eastAsia="Georgia" w:hAnsi="Georgia" w:cs="Georgia"/>
          <w:sz w:val="24"/>
          <w:szCs w:val="24"/>
        </w:rPr>
      </w:pPr>
    </w:p>
    <w:p w14:paraId="6FCB3D69" w14:textId="1BDD69A5" w:rsidR="007A47F9" w:rsidRPr="004A55C5" w:rsidRDefault="007A47F9" w:rsidP="004A55C5">
      <w:pPr>
        <w:rPr>
          <w:rFonts w:ascii="Georgia" w:eastAsia="Georgia" w:hAnsi="Georgia" w:cs="Georgia"/>
          <w:sz w:val="24"/>
          <w:szCs w:val="24"/>
          <w:lang w:val="en-US"/>
        </w:rPr>
      </w:pPr>
      <w:r w:rsidRPr="007A47F9">
        <w:rPr>
          <w:rFonts w:ascii="Georgia" w:eastAsia="Georgia" w:hAnsi="Georgia" w:cs="Georgia"/>
          <w:i/>
          <w:iCs/>
          <w:sz w:val="24"/>
          <w:szCs w:val="24"/>
          <w:lang w:val="en-US"/>
        </w:rPr>
        <w:t>-- Param: $1 = ticker</w:t>
      </w:r>
      <w:r w:rsidRPr="007A47F9">
        <w:rPr>
          <w:rFonts w:ascii="Georgia" w:eastAsia="Georgia" w:hAnsi="Georgia" w:cs="Georgia"/>
          <w:i/>
          <w:iCs/>
          <w:sz w:val="24"/>
          <w:szCs w:val="24"/>
          <w:lang w:val="en-US"/>
        </w:rPr>
        <w:br/>
        <w:t>-- Param: $2 = name</w:t>
      </w:r>
      <w:r w:rsidRPr="007A47F9">
        <w:rPr>
          <w:rFonts w:ascii="Georgia" w:eastAsia="Georgia" w:hAnsi="Georgia" w:cs="Georgia"/>
          <w:i/>
          <w:iCs/>
          <w:sz w:val="24"/>
          <w:szCs w:val="24"/>
          <w:lang w:val="en-US"/>
        </w:rPr>
        <w:br/>
      </w:r>
      <w:r w:rsidRPr="007A47F9">
        <w:rPr>
          <w:rFonts w:ascii="Georgia" w:eastAsia="Georgia" w:hAnsi="Georgia" w:cs="Georgia"/>
          <w:sz w:val="24"/>
          <w:szCs w:val="24"/>
          <w:lang w:val="en-US"/>
        </w:rPr>
        <w:t>SELECT</w:t>
      </w:r>
      <w:r w:rsidRPr="007A47F9">
        <w:rPr>
          <w:rFonts w:ascii="Georgia" w:eastAsia="Georgia" w:hAnsi="Georgia" w:cs="Georgia"/>
          <w:sz w:val="24"/>
          <w:szCs w:val="24"/>
          <w:lang w:val="en-US"/>
        </w:rPr>
        <w:br/>
        <w:t xml:space="preserve">    c.company_id,</w:t>
      </w:r>
      <w:r w:rsidRPr="007A47F9">
        <w:rPr>
          <w:rFonts w:ascii="Georgia" w:eastAsia="Georgia" w:hAnsi="Georgia" w:cs="Georgia"/>
          <w:sz w:val="24"/>
          <w:szCs w:val="24"/>
          <w:lang w:val="en-US"/>
        </w:rPr>
        <w:br/>
        <w:t xml:space="preserve">    c.ticker,</w:t>
      </w:r>
      <w:r w:rsidRPr="007A47F9">
        <w:rPr>
          <w:rFonts w:ascii="Georgia" w:eastAsia="Georgia" w:hAnsi="Georgia" w:cs="Georgia"/>
          <w:sz w:val="24"/>
          <w:szCs w:val="24"/>
          <w:lang w:val="en-US"/>
        </w:rPr>
        <w:br/>
        <w:t xml:space="preserve">    c.company_name,</w:t>
      </w:r>
      <w:r w:rsidRPr="007A47F9">
        <w:rPr>
          <w:rFonts w:ascii="Georgia" w:eastAsia="Georgia" w:hAnsi="Georgia" w:cs="Georgia"/>
          <w:sz w:val="24"/>
          <w:szCs w:val="24"/>
          <w:lang w:val="en-US"/>
        </w:rPr>
        <w:br/>
        <w:t xml:space="preserve">    i.industry_name,</w:t>
      </w:r>
      <w:r w:rsidRPr="007A47F9">
        <w:rPr>
          <w:rFonts w:ascii="Georgia" w:eastAsia="Georgia" w:hAnsi="Georgia" w:cs="Georgia"/>
          <w:sz w:val="24"/>
          <w:szCs w:val="24"/>
          <w:lang w:val="en-US"/>
        </w:rPr>
        <w:br/>
        <w:t xml:space="preserve">    s.sector_name,</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OVER (PARTITION BY i.industry_id) AS companies_in_industry</w:t>
      </w:r>
      <w:r w:rsidRPr="007A47F9">
        <w:rPr>
          <w:rFonts w:ascii="Georgia" w:eastAsia="Georgia" w:hAnsi="Georgia" w:cs="Georgia"/>
          <w:sz w:val="24"/>
          <w:szCs w:val="24"/>
          <w:lang w:val="en-US"/>
        </w:rPr>
        <w:br/>
        <w:t>FROM company c</w:t>
      </w:r>
      <w:r w:rsidRPr="007A47F9">
        <w:rPr>
          <w:rFonts w:ascii="Georgia" w:eastAsia="Georgia" w:hAnsi="Georgia" w:cs="Georgia"/>
          <w:sz w:val="24"/>
          <w:szCs w:val="24"/>
          <w:lang w:val="en-US"/>
        </w:rPr>
        <w:br/>
        <w:t>JOIN public."Industry" i</w:t>
      </w:r>
      <w:r w:rsidRPr="007A47F9">
        <w:rPr>
          <w:rFonts w:ascii="Georgia" w:eastAsia="Georgia" w:hAnsi="Georgia" w:cs="Georgia"/>
          <w:sz w:val="24"/>
          <w:szCs w:val="24"/>
          <w:lang w:val="en-US"/>
        </w:rPr>
        <w:br/>
        <w:t xml:space="preserve">    ON c.industry_id = i.industry_id</w:t>
      </w:r>
      <w:r w:rsidRPr="007A47F9">
        <w:rPr>
          <w:rFonts w:ascii="Georgia" w:eastAsia="Georgia" w:hAnsi="Georgia" w:cs="Georgia"/>
          <w:sz w:val="24"/>
          <w:szCs w:val="24"/>
          <w:lang w:val="en-US"/>
        </w:rPr>
        <w:br/>
        <w:t>JOIN public."Sector" s</w:t>
      </w:r>
      <w:r w:rsidRPr="007A47F9">
        <w:rPr>
          <w:rFonts w:ascii="Georgia" w:eastAsia="Georgia" w:hAnsi="Georgia" w:cs="Georgia"/>
          <w:sz w:val="24"/>
          <w:szCs w:val="24"/>
          <w:lang w:val="en-US"/>
        </w:rPr>
        <w:br/>
        <w:t xml:space="preserve">    ON i.sector_id = s.sector_id</w:t>
      </w:r>
      <w:r w:rsidRPr="007A47F9">
        <w:rPr>
          <w:rFonts w:ascii="Georgia" w:eastAsia="Georgia" w:hAnsi="Georgia" w:cs="Georgia"/>
          <w:sz w:val="24"/>
          <w:szCs w:val="24"/>
          <w:lang w:val="en-US"/>
        </w:rPr>
        <w:br/>
        <w:t>WHERE (</w:t>
      </w:r>
      <w:r w:rsidRPr="007A47F9">
        <w:rPr>
          <w:rFonts w:ascii="Georgia" w:eastAsia="Georgia" w:hAnsi="Georgia" w:cs="Georgia"/>
          <w:sz w:val="24"/>
          <w:szCs w:val="24"/>
          <w:lang w:val="en-US"/>
        </w:rPr>
        <w:br/>
        <w:t xml:space="preserve">        c.ticker ILIKE ($1 || </w:t>
      </w:r>
      <w:del w:id="4" w:author="Lee, Philip" w:date="2026-03-26T18:17:00Z" w16du:dateUtc="2026-03-26T22:17:00Z">
        <w:r w:rsidRPr="007A47F9" w:rsidDel="00836FCD">
          <w:rPr>
            <w:rFonts w:ascii="Georgia" w:eastAsia="Georgia" w:hAnsi="Georgia" w:cs="Georgia"/>
            <w:sz w:val="24"/>
            <w:szCs w:val="24"/>
            <w:lang w:val="en-US"/>
          </w:rPr>
          <w:delText>‘%</w:delText>
        </w:r>
      </w:del>
      <w:ins w:id="5" w:author="Lee, Philip" w:date="2026-03-26T18:17:00Z" w16du:dateUtc="2026-03-26T22:17:00Z">
        <w:r w:rsidR="00836FCD" w:rsidRPr="007A47F9">
          <w:rPr>
            <w:rFonts w:ascii="Georgia" w:eastAsia="Georgia" w:hAnsi="Georgia" w:cs="Georgia"/>
            <w:sz w:val="24"/>
            <w:szCs w:val="24"/>
            <w:lang w:val="en-US"/>
          </w:rPr>
          <w:t>'</w:t>
        </w:r>
        <w:r w:rsidR="00836FCD" w:rsidRPr="007A47F9">
          <w:rPr>
            <w:rFonts w:ascii="Georgia" w:eastAsia="Georgia" w:hAnsi="Georgia" w:cs="Georgia"/>
            <w:sz w:val="24"/>
            <w:szCs w:val="24"/>
            <w:lang w:val="en-US"/>
          </w:rPr>
          <w:t>%</w:t>
        </w:r>
        <w:r w:rsidR="00836FCD" w:rsidRPr="007A47F9">
          <w:rPr>
            <w:rFonts w:ascii="Georgia" w:eastAsia="Georgia" w:hAnsi="Georgia" w:cs="Georgia"/>
            <w:sz w:val="24"/>
            <w:szCs w:val="24"/>
            <w:lang w:val="en-US"/>
          </w:rPr>
          <w:t>'</w:t>
        </w:r>
      </w:ins>
      <w:del w:id="6" w:author="Lee, Philip" w:date="2026-03-26T18:17:00Z" w16du:dateUtc="2026-03-26T22:17:00Z">
        <w:r w:rsidRPr="007A47F9" w:rsidDel="00836FCD">
          <w:rPr>
            <w:rFonts w:ascii="Georgia" w:eastAsia="Georgia" w:hAnsi="Georgia" w:cs="Georgia"/>
            <w:sz w:val="24"/>
            <w:szCs w:val="24"/>
            <w:lang w:val="en-US"/>
          </w:rPr>
          <w:delText>'</w:delText>
        </w:r>
      </w:del>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 xml:space="preserve">     OR c.company_name ILIKE ($2 || </w:t>
      </w:r>
      <w:ins w:id="7" w:author="Lee, Philip" w:date="2026-03-26T18:17:00Z" w16du:dateUtc="2026-03-26T22:17:00Z">
        <w:r w:rsidR="00836FCD" w:rsidRPr="007A47F9">
          <w:rPr>
            <w:rFonts w:ascii="Georgia" w:eastAsia="Georgia" w:hAnsi="Georgia" w:cs="Georgia"/>
            <w:sz w:val="24"/>
            <w:szCs w:val="24"/>
            <w:lang w:val="en-US"/>
          </w:rPr>
          <w:t>'</w:t>
        </w:r>
      </w:ins>
      <w:del w:id="8" w:author="Lee, Philip" w:date="2026-03-26T18:17:00Z" w16du:dateUtc="2026-03-26T22:17:00Z">
        <w:r w:rsidRPr="007A47F9" w:rsidDel="00836FCD">
          <w:rPr>
            <w:rFonts w:ascii="Georgia" w:eastAsia="Georgia" w:hAnsi="Georgia" w:cs="Georgia"/>
            <w:sz w:val="24"/>
            <w:szCs w:val="24"/>
            <w:lang w:val="en-US"/>
          </w:rPr>
          <w:delText>‘</w:delText>
        </w:r>
      </w:del>
      <w:r w:rsidRPr="007A47F9">
        <w:rPr>
          <w:rFonts w:ascii="Georgia" w:eastAsia="Georgia" w:hAnsi="Georgia" w:cs="Georgia"/>
          <w:sz w:val="24"/>
          <w:szCs w:val="24"/>
          <w:lang w:val="en-US"/>
        </w:rPr>
        <w:t>%')</w:t>
      </w:r>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t>AND c.industry_id IN (</w:t>
      </w:r>
      <w:r w:rsidRPr="007A47F9">
        <w:rPr>
          <w:rFonts w:ascii="Georgia" w:eastAsia="Georgia" w:hAnsi="Georgia" w:cs="Georgia"/>
          <w:sz w:val="24"/>
          <w:szCs w:val="24"/>
          <w:lang w:val="en-US"/>
        </w:rPr>
        <w:br/>
        <w:t xml:space="preserve">    SELECT industry_id</w:t>
      </w:r>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industry_id</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 xml:space="preserve">    HAVING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&gt; (</w:t>
      </w:r>
      <w:r w:rsidRPr="007A47F9">
        <w:rPr>
          <w:rFonts w:ascii="Georgia" w:eastAsia="Georgia" w:hAnsi="Georgia" w:cs="Georgia"/>
          <w:sz w:val="24"/>
          <w:szCs w:val="24"/>
          <w:lang w:val="en-US"/>
        </w:rPr>
        <w:br/>
        <w:t xml:space="preserve">        SELECT </w:t>
      </w:r>
      <w:r w:rsidRPr="007A47F9">
        <w:rPr>
          <w:rFonts w:ascii="Georgia" w:eastAsia="Georgia" w:hAnsi="Georgia" w:cs="Georgia"/>
          <w:i/>
          <w:iCs/>
          <w:sz w:val="24"/>
          <w:szCs w:val="24"/>
          <w:lang w:val="en-US"/>
        </w:rPr>
        <w:t>AVG</w:t>
      </w:r>
      <w:r w:rsidRPr="007A47F9">
        <w:rPr>
          <w:rFonts w:ascii="Georgia" w:eastAsia="Georgia" w:hAnsi="Georgia" w:cs="Georgia"/>
          <w:sz w:val="24"/>
          <w:szCs w:val="24"/>
          <w:lang w:val="en-US"/>
        </w:rPr>
        <w:t>(industry_count)</w:t>
      </w:r>
      <w:r w:rsidRPr="007A47F9">
        <w:rPr>
          <w:rFonts w:ascii="Georgia" w:eastAsia="Georgia" w:hAnsi="Georgia" w:cs="Georgia"/>
          <w:sz w:val="24"/>
          <w:szCs w:val="24"/>
          <w:lang w:val="en-US"/>
        </w:rPr>
        <w:br/>
        <w:t xml:space="preserve">        FROM (</w:t>
      </w:r>
      <w:r w:rsidRPr="007A47F9">
        <w:rPr>
          <w:rFonts w:ascii="Georgia" w:eastAsia="Georgia" w:hAnsi="Georgia" w:cs="Georgia"/>
          <w:sz w:val="24"/>
          <w:szCs w:val="24"/>
          <w:lang w:val="en-US"/>
        </w:rPr>
        <w:br/>
        <w:t xml:space="preserve">            SELECT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AS industry_count</w:t>
      </w:r>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industry_id</w:t>
      </w:r>
      <w:r w:rsidRPr="007A47F9">
        <w:rPr>
          <w:rFonts w:ascii="Georgia" w:eastAsia="Georgia" w:hAnsi="Georgia" w:cs="Georgia"/>
          <w:sz w:val="24"/>
          <w:szCs w:val="24"/>
          <w:lang w:val="en-US"/>
        </w:rPr>
        <w:br/>
        <w:t xml:space="preserve">        ) industry_avg</w:t>
      </w:r>
      <w:r w:rsidRPr="007A47F9">
        <w:rPr>
          <w:rFonts w:ascii="Georgia" w:eastAsia="Georgia" w:hAnsi="Georgia" w:cs="Georgia"/>
          <w:sz w:val="24"/>
          <w:szCs w:val="24"/>
          <w:lang w:val="en-US"/>
        </w:rPr>
        <w:br/>
        <w:t xml:space="preserve">    )</w:t>
      </w:r>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t>ORDER BY companies_in_industry DESC, c.ticker;</w:t>
      </w:r>
    </w:p>
    <w:p w14:paraId="048628FF" w14:textId="2B38D82C" w:rsidR="00443FA2" w:rsidRDefault="00443FA2" w:rsidP="00443FA2">
      <w:pPr>
        <w:pStyle w:val="Heading3"/>
        <w:rPr>
          <w:rFonts w:ascii="Georgia" w:eastAsia="Georgia" w:hAnsi="Georgia" w:cs="Georgia"/>
          <w:b/>
          <w:bCs/>
          <w:u w:val="single"/>
        </w:rPr>
      </w:pPr>
      <w:r>
        <w:rPr>
          <w:rFonts w:ascii="Georgia" w:eastAsia="Georgia" w:hAnsi="Georgia" w:cs="Georgia"/>
          <w:b/>
          <w:bCs/>
          <w:u w:val="single"/>
        </w:rPr>
        <w:t>Query 2 (Simple/Moderate) —</w:t>
      </w:r>
      <w:del w:id="9" w:author="Lee, Philip" w:date="2026-03-26T18:19:00Z" w16du:dateUtc="2026-03-26T22:19:00Z">
        <w:r w:rsidDel="00836FCD">
          <w:rPr>
            <w:rFonts w:ascii="Georgia" w:eastAsia="Georgia" w:hAnsi="Georgia" w:cs="Georgia"/>
            <w:b/>
            <w:bCs/>
            <w:u w:val="single"/>
          </w:rPr>
          <w:delText xml:space="preserve"> S&amp;P 500 </w:delText>
        </w:r>
      </w:del>
      <w:r>
        <w:rPr>
          <w:rFonts w:ascii="Georgia" w:eastAsia="Georgia" w:hAnsi="Georgia" w:cs="Georgia"/>
          <w:b/>
          <w:bCs/>
          <w:u w:val="single"/>
        </w:rPr>
        <w:t>Company Infor</w:t>
      </w:r>
      <w:r w:rsidR="000A5C1B">
        <w:rPr>
          <w:rFonts w:ascii="Georgia" w:eastAsia="Georgia" w:hAnsi="Georgia" w:cs="Georgia"/>
          <w:b/>
          <w:bCs/>
          <w:u w:val="single"/>
        </w:rPr>
        <w:t>ma</w:t>
      </w:r>
      <w:r>
        <w:rPr>
          <w:rFonts w:ascii="Georgia" w:eastAsia="Georgia" w:hAnsi="Georgia" w:cs="Georgia"/>
          <w:b/>
          <w:bCs/>
          <w:u w:val="single"/>
        </w:rPr>
        <w:t>tion Detail</w:t>
      </w:r>
    </w:p>
    <w:p w14:paraId="3A2FE793" w14:textId="77777777" w:rsidR="00443FA2" w:rsidRPr="00443FA2" w:rsidRDefault="00443FA2" w:rsidP="00443FA2"/>
    <w:p w14:paraId="40DB23C2" w14:textId="620F8A5A" w:rsidR="00443FA2" w:rsidRDefault="00443FA2" w:rsidP="00443FA2">
      <w:pPr>
        <w:rPr>
          <w:rFonts w:ascii="Georgia" w:eastAsia="Georgia" w:hAnsi="Georgia" w:cs="Georgia"/>
          <w:sz w:val="24"/>
          <w:szCs w:val="24"/>
        </w:rPr>
      </w:pPr>
      <w:r w:rsidRPr="00443FA2">
        <w:rPr>
          <w:rFonts w:ascii="Georgia" w:eastAsia="Georgia" w:hAnsi="Georgia" w:cs="Georgia"/>
          <w:sz w:val="24"/>
          <w:szCs w:val="24"/>
          <w:u w:val="single"/>
        </w:rPr>
        <w:t>Description</w:t>
      </w:r>
      <w:r>
        <w:rPr>
          <w:rFonts w:ascii="Georgia" w:eastAsia="Georgia" w:hAnsi="Georgia" w:cs="Georgia"/>
          <w:sz w:val="24"/>
          <w:szCs w:val="24"/>
        </w:rPr>
        <w:t xml:space="preserve">: </w:t>
      </w:r>
      <w:r w:rsidRPr="00443FA2">
        <w:rPr>
          <w:rFonts w:ascii="Georgia" w:eastAsia="Georgia" w:hAnsi="Georgia" w:cs="Georgia"/>
          <w:sz w:val="24"/>
          <w:szCs w:val="24"/>
        </w:rPr>
        <w:t xml:space="preserve">This query retrieves </w:t>
      </w:r>
      <w:del w:id="10" w:author="Lee, Philip" w:date="2026-03-26T18:18:00Z" w16du:dateUtc="2026-03-26T22:18:00Z">
        <w:r w:rsidRPr="00443FA2" w:rsidDel="00836FCD">
          <w:rPr>
            <w:rFonts w:ascii="Georgia" w:eastAsia="Georgia" w:hAnsi="Georgia" w:cs="Georgia"/>
            <w:sz w:val="24"/>
            <w:szCs w:val="24"/>
          </w:rPr>
          <w:delText xml:space="preserve">S&amp;P 500 </w:delText>
        </w:r>
      </w:del>
      <w:r w:rsidRPr="00443FA2">
        <w:rPr>
          <w:rFonts w:ascii="Georgia" w:eastAsia="Georgia" w:hAnsi="Georgia" w:cs="Georgia"/>
          <w:sz w:val="24"/>
          <w:szCs w:val="24"/>
        </w:rPr>
        <w:t>companies together with their industry and sector information and additionally identifies companies that belong to industries with above-average numbers of companies within their sectors. It uses multiple joins, aggregation, nested subqueries, window functions, and filtering conditions to analyze the distribution of companies across industries and sectors.</w:t>
      </w:r>
      <w:ins w:id="11" w:author="Lee, Philip" w:date="2026-03-26T18:18:00Z" w16du:dateUtc="2026-03-26T22:18:00Z">
        <w:r w:rsidR="00836FCD">
          <w:rPr>
            <w:rFonts w:ascii="Georgia" w:eastAsia="Georgia" w:hAnsi="Georgia" w:cs="Georgia"/>
            <w:sz w:val="24"/>
            <w:szCs w:val="24"/>
          </w:rPr>
          <w:t xml:space="preserve"> (the query doesn’t even restrict to S&amp;P 500 companies at all and the </w:t>
        </w:r>
      </w:ins>
      <w:ins w:id="12" w:author="Lee, Philip" w:date="2026-03-26T18:19:00Z" w16du:dateUtc="2026-03-26T22:19:00Z">
        <w:r w:rsidR="00836FCD">
          <w:rPr>
            <w:rFonts w:ascii="Georgia" w:eastAsia="Georgia" w:hAnsi="Georgia" w:cs="Georgia"/>
            <w:sz w:val="24"/>
            <w:szCs w:val="24"/>
          </w:rPr>
          <w:t>cleaned stock data has data from 3 other stock markets so I removed “S&amp;P 500”</w:t>
        </w:r>
      </w:ins>
      <w:ins w:id="13" w:author="Lee, Philip" w:date="2026-03-26T18:21:00Z" w16du:dateUtc="2026-03-26T22:21:00Z">
        <w:r w:rsidR="00836FCD">
          <w:rPr>
            <w:rFonts w:ascii="Georgia" w:eastAsia="Georgia" w:hAnsi="Georgia" w:cs="Georgia"/>
            <w:sz w:val="24"/>
            <w:szCs w:val="24"/>
          </w:rPr>
          <w:t xml:space="preserve"> PL</w:t>
        </w:r>
      </w:ins>
      <w:ins w:id="14" w:author="Lee, Philip" w:date="2026-03-26T18:19:00Z" w16du:dateUtc="2026-03-26T22:19:00Z">
        <w:r w:rsidR="00836FCD">
          <w:rPr>
            <w:rFonts w:ascii="Georgia" w:eastAsia="Georgia" w:hAnsi="Georgia" w:cs="Georgia"/>
            <w:sz w:val="24"/>
            <w:szCs w:val="24"/>
          </w:rPr>
          <w:t>)</w:t>
        </w:r>
      </w:ins>
    </w:p>
    <w:p w14:paraId="7A41136D" w14:textId="77777777" w:rsidR="00443FA2" w:rsidRDefault="00443FA2" w:rsidP="00443FA2">
      <w:pPr>
        <w:rPr>
          <w:rFonts w:ascii="Georgia" w:eastAsia="Georgia" w:hAnsi="Georgia" w:cs="Georgia"/>
          <w:sz w:val="24"/>
          <w:szCs w:val="24"/>
        </w:rPr>
      </w:pPr>
    </w:p>
    <w:p w14:paraId="6C110E61" w14:textId="4C891C0D" w:rsidR="007A47F9" w:rsidRDefault="007A47F9" w:rsidP="007A47F9">
      <w:pPr>
        <w:rPr>
          <w:rFonts w:ascii="Georgia" w:eastAsia="Georgia" w:hAnsi="Georgia" w:cs="Georgia"/>
          <w:sz w:val="24"/>
          <w:szCs w:val="24"/>
          <w:lang w:val="en-US"/>
        </w:rPr>
      </w:pPr>
      <w:r w:rsidRPr="007A47F9">
        <w:rPr>
          <w:rFonts w:ascii="Georgia" w:eastAsia="Georgia" w:hAnsi="Georgia" w:cs="Georgia"/>
          <w:sz w:val="24"/>
          <w:szCs w:val="24"/>
          <w:lang w:val="en-US"/>
        </w:rPr>
        <w:t>SELECT</w:t>
      </w:r>
      <w:r w:rsidRPr="007A47F9">
        <w:rPr>
          <w:rFonts w:ascii="Georgia" w:eastAsia="Georgia" w:hAnsi="Georgia" w:cs="Georgia"/>
          <w:sz w:val="24"/>
          <w:szCs w:val="24"/>
          <w:lang w:val="en-US"/>
        </w:rPr>
        <w:br/>
        <w:t xml:space="preserve">    c.company_id,</w:t>
      </w:r>
      <w:r w:rsidRPr="007A47F9">
        <w:rPr>
          <w:rFonts w:ascii="Georgia" w:eastAsia="Georgia" w:hAnsi="Georgia" w:cs="Georgia"/>
          <w:sz w:val="24"/>
          <w:szCs w:val="24"/>
          <w:lang w:val="en-US"/>
        </w:rPr>
        <w:br/>
        <w:t xml:space="preserve">    c.ticker,</w:t>
      </w:r>
      <w:r w:rsidRPr="007A47F9">
        <w:rPr>
          <w:rFonts w:ascii="Georgia" w:eastAsia="Georgia" w:hAnsi="Georgia" w:cs="Georgia"/>
          <w:sz w:val="24"/>
          <w:szCs w:val="24"/>
          <w:lang w:val="en-US"/>
        </w:rPr>
        <w:br/>
        <w:t xml:space="preserve">    c.company_name,</w:t>
      </w:r>
      <w:r w:rsidRPr="007A47F9">
        <w:rPr>
          <w:rFonts w:ascii="Georgia" w:eastAsia="Georgia" w:hAnsi="Georgia" w:cs="Georgia"/>
          <w:sz w:val="24"/>
          <w:szCs w:val="24"/>
          <w:lang w:val="en-US"/>
        </w:rPr>
        <w:br/>
        <w:t xml:space="preserve">    i.industry_name,</w:t>
      </w:r>
      <w:r w:rsidRPr="007A47F9">
        <w:rPr>
          <w:rFonts w:ascii="Georgia" w:eastAsia="Georgia" w:hAnsi="Georgia" w:cs="Georgia"/>
          <w:sz w:val="24"/>
          <w:szCs w:val="24"/>
          <w:lang w:val="en-US"/>
        </w:rPr>
        <w:br/>
        <w:t xml:space="preserve">    s.sector_name,</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(c.company_id) OVER (PARTITION BY i.industry_id) AS companies_in_industry,</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(c.company_id) OVER (PARTITION BY s.sector_id) AS companies_in_sector</w:t>
      </w:r>
      <w:r w:rsidRPr="007A47F9">
        <w:rPr>
          <w:rFonts w:ascii="Georgia" w:eastAsia="Georgia" w:hAnsi="Georgia" w:cs="Georgia"/>
          <w:sz w:val="24"/>
          <w:szCs w:val="24"/>
          <w:lang w:val="en-US"/>
        </w:rPr>
        <w:br/>
        <w:t>FROM company c</w:t>
      </w:r>
      <w:r w:rsidRPr="007A47F9">
        <w:rPr>
          <w:rFonts w:ascii="Georgia" w:eastAsia="Georgia" w:hAnsi="Georgia" w:cs="Georgia"/>
          <w:sz w:val="24"/>
          <w:szCs w:val="24"/>
          <w:lang w:val="en-US"/>
        </w:rPr>
        <w:br/>
        <w:t>JOIN public."Industry" i</w:t>
      </w:r>
      <w:r w:rsidRPr="007A47F9">
        <w:rPr>
          <w:rFonts w:ascii="Georgia" w:eastAsia="Georgia" w:hAnsi="Georgia" w:cs="Georgia"/>
          <w:sz w:val="24"/>
          <w:szCs w:val="24"/>
          <w:lang w:val="en-US"/>
        </w:rPr>
        <w:br/>
        <w:t xml:space="preserve">    ON c.industry_id = i.industry_id</w:t>
      </w:r>
      <w:r w:rsidRPr="007A47F9">
        <w:rPr>
          <w:rFonts w:ascii="Georgia" w:eastAsia="Georgia" w:hAnsi="Georgia" w:cs="Georgia"/>
          <w:sz w:val="24"/>
          <w:szCs w:val="24"/>
          <w:lang w:val="en-US"/>
        </w:rPr>
        <w:br/>
        <w:t>JOIN public."Sector" s</w:t>
      </w:r>
      <w:r w:rsidRPr="007A47F9">
        <w:rPr>
          <w:rFonts w:ascii="Georgia" w:eastAsia="Georgia" w:hAnsi="Georgia" w:cs="Georgia"/>
          <w:sz w:val="24"/>
          <w:szCs w:val="24"/>
          <w:lang w:val="en-US"/>
        </w:rPr>
        <w:br/>
        <w:t xml:space="preserve">    ON i.sector_id = s.sector_id</w:t>
      </w:r>
      <w:r w:rsidRPr="007A47F9">
        <w:rPr>
          <w:rFonts w:ascii="Georgia" w:eastAsia="Georgia" w:hAnsi="Georgia" w:cs="Georgia"/>
          <w:sz w:val="24"/>
          <w:szCs w:val="24"/>
          <w:lang w:val="en-US"/>
        </w:rPr>
        <w:br/>
        <w:t>WHERE i.industry_id IN (</w:t>
      </w:r>
      <w:r w:rsidRPr="007A47F9">
        <w:rPr>
          <w:rFonts w:ascii="Georgia" w:eastAsia="Georgia" w:hAnsi="Georgia" w:cs="Georgia"/>
          <w:sz w:val="24"/>
          <w:szCs w:val="24"/>
          <w:lang w:val="en-US"/>
        </w:rPr>
        <w:br/>
        <w:t xml:space="preserve">    SELECT industry_id</w:t>
      </w:r>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industry_id</w:t>
      </w:r>
      <w:r w:rsidRPr="007A47F9">
        <w:rPr>
          <w:rFonts w:ascii="Georgia" w:eastAsia="Georgia" w:hAnsi="Georgia" w:cs="Georgia"/>
          <w:sz w:val="24"/>
          <w:szCs w:val="24"/>
          <w:lang w:val="en-US"/>
        </w:rPr>
        <w:br/>
        <w:t xml:space="preserve">    HAVING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&gt; (</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 xml:space="preserve">        SELECT </w:t>
      </w:r>
      <w:r w:rsidRPr="007A47F9">
        <w:rPr>
          <w:rFonts w:ascii="Georgia" w:eastAsia="Georgia" w:hAnsi="Georgia" w:cs="Georgia"/>
          <w:i/>
          <w:iCs/>
          <w:sz w:val="24"/>
          <w:szCs w:val="24"/>
          <w:lang w:val="en-US"/>
        </w:rPr>
        <w:t>AVG</w:t>
      </w:r>
      <w:r w:rsidRPr="007A47F9">
        <w:rPr>
          <w:rFonts w:ascii="Georgia" w:eastAsia="Georgia" w:hAnsi="Georgia" w:cs="Georgia"/>
          <w:sz w:val="24"/>
          <w:szCs w:val="24"/>
          <w:lang w:val="en-US"/>
        </w:rPr>
        <w:t>(industry_count)</w:t>
      </w:r>
      <w:r w:rsidRPr="007A47F9">
        <w:rPr>
          <w:rFonts w:ascii="Georgia" w:eastAsia="Georgia" w:hAnsi="Georgia" w:cs="Georgia"/>
          <w:sz w:val="24"/>
          <w:szCs w:val="24"/>
          <w:lang w:val="en-US"/>
        </w:rPr>
        <w:br/>
        <w:t xml:space="preserve">        FROM (</w:t>
      </w:r>
      <w:r w:rsidRPr="007A47F9">
        <w:rPr>
          <w:rFonts w:ascii="Georgia" w:eastAsia="Georgia" w:hAnsi="Georgia" w:cs="Georgia"/>
          <w:sz w:val="24"/>
          <w:szCs w:val="24"/>
          <w:lang w:val="en-US"/>
        </w:rPr>
        <w:br/>
        <w:t xml:space="preserve">            SELECT </w:t>
      </w:r>
      <w:r w:rsidRPr="007A47F9">
        <w:rPr>
          <w:rFonts w:ascii="Georgia" w:eastAsia="Georgia" w:hAnsi="Georgia" w:cs="Georgia"/>
          <w:i/>
          <w:iCs/>
          <w:sz w:val="24"/>
          <w:szCs w:val="24"/>
          <w:lang w:val="en-US"/>
        </w:rPr>
        <w:t>COUNT</w:t>
      </w:r>
      <w:r w:rsidRPr="007A47F9">
        <w:rPr>
          <w:rFonts w:ascii="Georgia" w:eastAsia="Georgia" w:hAnsi="Georgia" w:cs="Georgia"/>
          <w:sz w:val="24"/>
          <w:szCs w:val="24"/>
          <w:lang w:val="en-US"/>
        </w:rPr>
        <w:t>(</w:t>
      </w:r>
      <w:r w:rsidRPr="007A47F9">
        <w:rPr>
          <w:rFonts w:ascii="Georgia" w:eastAsia="Georgia" w:hAnsi="Georgia" w:cs="Georgia"/>
          <w:i/>
          <w:iCs/>
          <w:sz w:val="24"/>
          <w:szCs w:val="24"/>
          <w:lang w:val="en-US"/>
        </w:rPr>
        <w:t>*</w:t>
      </w:r>
      <w:r w:rsidRPr="007A47F9">
        <w:rPr>
          <w:rFonts w:ascii="Georgia" w:eastAsia="Georgia" w:hAnsi="Georgia" w:cs="Georgia"/>
          <w:sz w:val="24"/>
          <w:szCs w:val="24"/>
          <w:lang w:val="en-US"/>
        </w:rPr>
        <w:t>) AS industry_count</w:t>
      </w:r>
      <w:r w:rsidRPr="007A47F9">
        <w:rPr>
          <w:rFonts w:ascii="Georgia" w:eastAsia="Georgia" w:hAnsi="Georgia" w:cs="Georgia"/>
          <w:sz w:val="24"/>
          <w:szCs w:val="24"/>
          <w:lang w:val="en-US"/>
        </w:rPr>
        <w:br/>
        <w:t xml:space="preserve">            FROM company</w:t>
      </w:r>
      <w:r w:rsidRPr="007A47F9">
        <w:rPr>
          <w:rFonts w:ascii="Georgia" w:eastAsia="Georgia" w:hAnsi="Georgia" w:cs="Georgia"/>
          <w:sz w:val="24"/>
          <w:szCs w:val="24"/>
          <w:lang w:val="en-US"/>
        </w:rPr>
        <w:br/>
        <w:t xml:space="preserve">            GROUP BY industry_id</w:t>
      </w:r>
      <w:r w:rsidRPr="007A47F9">
        <w:rPr>
          <w:rFonts w:ascii="Georgia" w:eastAsia="Georgia" w:hAnsi="Georgia" w:cs="Georgia"/>
          <w:sz w:val="24"/>
          <w:szCs w:val="24"/>
          <w:lang w:val="en-US"/>
        </w:rPr>
        <w:br/>
        <w:t xml:space="preserve">        ) avg_industry_counts</w:t>
      </w:r>
      <w:r w:rsidRPr="007A47F9">
        <w:rPr>
          <w:rFonts w:ascii="Georgia" w:eastAsia="Georgia" w:hAnsi="Georgia" w:cs="Georgia"/>
          <w:sz w:val="24"/>
          <w:szCs w:val="24"/>
          <w:lang w:val="en-US"/>
        </w:rPr>
        <w:br/>
        <w:t xml:space="preserve">    )</w:t>
      </w:r>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t>ORDER BY companies_in_sector DESC,</w:t>
      </w:r>
      <w:r w:rsidRPr="007A47F9">
        <w:rPr>
          <w:rFonts w:ascii="Georgia" w:eastAsia="Georgia" w:hAnsi="Georgia" w:cs="Georgia"/>
          <w:sz w:val="24"/>
          <w:szCs w:val="24"/>
          <w:lang w:val="en-US"/>
        </w:rPr>
        <w:br/>
        <w:t xml:space="preserve">         companies_in_industry DESC,</w:t>
      </w:r>
      <w:r w:rsidRPr="007A47F9">
        <w:rPr>
          <w:rFonts w:ascii="Georgia" w:eastAsia="Georgia" w:hAnsi="Georgia" w:cs="Georgia"/>
          <w:sz w:val="24"/>
          <w:szCs w:val="24"/>
          <w:lang w:val="en-US"/>
        </w:rPr>
        <w:br/>
        <w:t xml:space="preserve">         c.ticker;</w:t>
      </w:r>
      <w:bookmarkStart w:id="15" w:name="_3rweysc98bnq" w:colFirst="0" w:colLast="0"/>
      <w:bookmarkEnd w:id="15"/>
    </w:p>
    <w:p w14:paraId="559C4F50" w14:textId="77777777" w:rsidR="007A47F9" w:rsidRDefault="007A47F9" w:rsidP="007A47F9">
      <w:pPr>
        <w:rPr>
          <w:rFonts w:ascii="Georgia" w:eastAsia="Georgia" w:hAnsi="Georgia" w:cs="Georgia"/>
          <w:sz w:val="24"/>
          <w:szCs w:val="24"/>
          <w:lang w:val="en-US"/>
        </w:rPr>
      </w:pPr>
    </w:p>
    <w:p w14:paraId="34399B3E" w14:textId="77777777" w:rsidR="007A47F9" w:rsidRPr="007A47F9" w:rsidRDefault="007A47F9" w:rsidP="007A47F9">
      <w:pPr>
        <w:rPr>
          <w:rFonts w:ascii="Georgia" w:eastAsia="Georgia" w:hAnsi="Georgia" w:cs="Georgia"/>
          <w:sz w:val="24"/>
          <w:szCs w:val="24"/>
          <w:lang w:val="en-US"/>
        </w:rPr>
      </w:pPr>
    </w:p>
    <w:p w14:paraId="00000016" w14:textId="1269488D" w:rsidR="00E512C0" w:rsidRDefault="00000000">
      <w:pPr>
        <w:pStyle w:val="Heading3"/>
        <w:rPr>
          <w:rFonts w:ascii="Georgia" w:eastAsia="Georgia" w:hAnsi="Georgia" w:cs="Georgia"/>
          <w:b/>
          <w:bCs/>
          <w:u w:val="single"/>
        </w:rPr>
      </w:pPr>
      <w:r>
        <w:rPr>
          <w:rFonts w:ascii="Georgia" w:eastAsia="Georgia" w:hAnsi="Georgia" w:cs="Georgia"/>
          <w:b/>
          <w:bCs/>
          <w:u w:val="single"/>
        </w:rPr>
        <w:t xml:space="preserve">Query </w:t>
      </w:r>
      <w:r w:rsidR="00173683">
        <w:rPr>
          <w:rFonts w:ascii="Georgia" w:eastAsia="Georgia" w:hAnsi="Georgia" w:cs="Georgia"/>
          <w:b/>
          <w:bCs/>
          <w:u w:val="single"/>
        </w:rPr>
        <w:t>3</w:t>
      </w:r>
      <w:r>
        <w:rPr>
          <w:rFonts w:ascii="Georgia" w:eastAsia="Georgia" w:hAnsi="Georgia" w:cs="Georgia"/>
          <w:b/>
          <w:bCs/>
          <w:u w:val="single"/>
        </w:rPr>
        <w:t xml:space="preserve"> (</w:t>
      </w:r>
      <w:r w:rsidR="00173683">
        <w:rPr>
          <w:rFonts w:ascii="Georgia" w:eastAsia="Georgia" w:hAnsi="Georgia" w:cs="Georgia"/>
          <w:b/>
          <w:bCs/>
          <w:u w:val="single"/>
        </w:rPr>
        <w:t>Complex</w:t>
      </w:r>
      <w:r>
        <w:rPr>
          <w:rFonts w:ascii="Georgia" w:eastAsia="Georgia" w:hAnsi="Georgia" w:cs="Georgia"/>
          <w:b/>
          <w:bCs/>
          <w:u w:val="single"/>
        </w:rPr>
        <w:t xml:space="preserve">) — </w:t>
      </w:r>
      <w:r w:rsidR="003229E6">
        <w:rPr>
          <w:rFonts w:ascii="Georgia" w:eastAsia="Georgia" w:hAnsi="Georgia" w:cs="Georgia"/>
          <w:b/>
          <w:bCs/>
          <w:u w:val="single"/>
        </w:rPr>
        <w:t>TOP 10 Gainers in one day</w:t>
      </w:r>
    </w:p>
    <w:p w14:paraId="00000017" w14:textId="59C0F5FD" w:rsidR="00E512C0" w:rsidRDefault="00000000">
      <w:r>
        <w:rPr>
          <w:rFonts w:ascii="Georgia" w:eastAsia="Georgia" w:hAnsi="Georgia" w:cs="Georgia"/>
          <w:sz w:val="24"/>
          <w:szCs w:val="24"/>
          <w:u w:val="single"/>
        </w:rPr>
        <w:t>Description</w:t>
      </w:r>
      <w:r>
        <w:rPr>
          <w:rFonts w:ascii="Georgia" w:eastAsia="Georgia" w:hAnsi="Georgia" w:cs="Georgia"/>
          <w:sz w:val="24"/>
          <w:szCs w:val="24"/>
        </w:rPr>
        <w:t>:</w:t>
      </w:r>
      <w:r w:rsidR="003229E6">
        <w:rPr>
          <w:rFonts w:ascii="Georgia" w:eastAsia="Georgia" w:hAnsi="Georgia" w:cs="Georgia"/>
          <w:sz w:val="24"/>
          <w:szCs w:val="24"/>
        </w:rPr>
        <w:t xml:space="preserve"> </w:t>
      </w:r>
      <w:r w:rsidR="00173683" w:rsidRPr="00173683">
        <w:rPr>
          <w:rFonts w:ascii="Georgia" w:eastAsia="Georgia" w:hAnsi="Georgia" w:cs="Georgia"/>
          <w:sz w:val="24"/>
          <w:szCs w:val="24"/>
        </w:rPr>
        <w:t>This query identifies the top 10 daily stock gainers for a selected trading date by comparing closing prices with the most recent prior trading day. It joins company classification tables to include sector and industry information, calculates sector-level average returns, ranks companies within their sectors, and filters results to include only companies outperforming their sector averages. The query uses multiple joins, CTEs, nested subqueries, aggregation, window functions, and ranking logic.</w:t>
      </w:r>
      <w:ins w:id="16" w:author="Lee, Philip" w:date="2026-03-26T18:21:00Z" w16du:dateUtc="2026-03-26T22:21:00Z">
        <w:r w:rsidR="00836FCD">
          <w:rPr>
            <w:rFonts w:ascii="Georgia" w:eastAsia="Georgia" w:hAnsi="Georgia" w:cs="Georgia"/>
            <w:sz w:val="24"/>
            <w:szCs w:val="24"/>
          </w:rPr>
          <w:t xml:space="preserve"> (Use the “primary price” CTE pattern like I did in Query 10 and compute returns using LAG(close) per company which his more robust since prev uses the same previous global trading date for all companies so if a company doesn’t have </w:t>
        </w:r>
      </w:ins>
      <w:ins w:id="17" w:author="Lee, Philip" w:date="2026-03-26T18:22:00Z" w16du:dateUtc="2026-03-26T22:22:00Z">
        <w:r w:rsidR="00836FCD">
          <w:rPr>
            <w:rFonts w:ascii="Georgia" w:eastAsia="Georgia" w:hAnsi="Georgia" w:cs="Georgia"/>
            <w:sz w:val="24"/>
            <w:szCs w:val="24"/>
          </w:rPr>
          <w:t>data on that table, it disappears from the results (inner join). And we don’t have a single source_id for price daily so we may get multiple rows per company per date PL)</w:t>
        </w:r>
      </w:ins>
    </w:p>
    <w:p w14:paraId="00000018" w14:textId="77777777" w:rsidR="00E512C0" w:rsidRDefault="00E512C0">
      <w:pPr>
        <w:rPr>
          <w:rFonts w:ascii="Georgia" w:eastAsia="Georgia" w:hAnsi="Georgia" w:cs="Georgia"/>
          <w:sz w:val="24"/>
          <w:szCs w:val="24"/>
          <w:u w:val="single"/>
        </w:rPr>
      </w:pPr>
    </w:p>
    <w:p w14:paraId="43F051E3" w14:textId="77777777" w:rsidR="007A47F9" w:rsidRPr="007A47F9" w:rsidRDefault="007A47F9" w:rsidP="007A47F9">
      <w:pPr>
        <w:rPr>
          <w:rFonts w:ascii="Georgia" w:eastAsia="Georgia" w:hAnsi="Georgia" w:cs="Georgia"/>
          <w:sz w:val="24"/>
          <w:szCs w:val="24"/>
        </w:rPr>
      </w:pPr>
      <w:r w:rsidRPr="007A47F9">
        <w:rPr>
          <w:rFonts w:ascii="Georgia" w:eastAsia="Georgia" w:hAnsi="Georgia" w:cs="Georgia"/>
          <w:sz w:val="24"/>
          <w:szCs w:val="24"/>
        </w:rPr>
        <w:t>-- Param: $1 = date</w:t>
      </w:r>
      <w:r w:rsidRPr="007A47F9">
        <w:rPr>
          <w:rFonts w:ascii="Georgia" w:eastAsia="Georgia" w:hAnsi="Georgia" w:cs="Georgia"/>
          <w:sz w:val="24"/>
          <w:szCs w:val="24"/>
        </w:rPr>
        <w:br/>
        <w:t>WITH latest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company_id,</w:t>
      </w:r>
      <w:r w:rsidRPr="007A47F9">
        <w:rPr>
          <w:rFonts w:ascii="Georgia" w:eastAsia="Georgia" w:hAnsi="Georgia" w:cs="Georgia"/>
          <w:sz w:val="24"/>
          <w:szCs w:val="24"/>
        </w:rPr>
        <w:br/>
        <w:t xml:space="preserve">        close,</w:t>
      </w:r>
      <w:r w:rsidRPr="007A47F9">
        <w:rPr>
          <w:rFonts w:ascii="Georgia" w:eastAsia="Georgia" w:hAnsi="Georgia" w:cs="Georgia"/>
          <w:sz w:val="24"/>
          <w:szCs w:val="24"/>
        </w:rPr>
        <w:br/>
        <w:t xml:space="preserve">        trading_date</w:t>
      </w:r>
      <w:r w:rsidRPr="007A47F9">
        <w:rPr>
          <w:rFonts w:ascii="Georgia" w:eastAsia="Georgia" w:hAnsi="Georgia" w:cs="Georgia"/>
          <w:sz w:val="24"/>
          <w:szCs w:val="24"/>
        </w:rPr>
        <w:br/>
        <w:t xml:space="preserve">    FROM price_daily</w:t>
      </w:r>
      <w:r w:rsidRPr="007A47F9">
        <w:rPr>
          <w:rFonts w:ascii="Georgia" w:eastAsia="Georgia" w:hAnsi="Georgia" w:cs="Georgia"/>
          <w:sz w:val="24"/>
          <w:szCs w:val="24"/>
        </w:rPr>
        <w:br/>
        <w:t xml:space="preserve">    WHERE trading_date = $1</w:t>
      </w:r>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t>prev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company_id,</w:t>
      </w:r>
      <w:r w:rsidRPr="007A47F9">
        <w:rPr>
          <w:rFonts w:ascii="Georgia" w:eastAsia="Georgia" w:hAnsi="Georgia" w:cs="Georgia"/>
          <w:sz w:val="24"/>
          <w:szCs w:val="24"/>
        </w:rPr>
        <w:br/>
      </w:r>
      <w:r w:rsidRPr="007A47F9">
        <w:rPr>
          <w:rFonts w:ascii="Georgia" w:eastAsia="Georgia" w:hAnsi="Georgia" w:cs="Georgia"/>
          <w:sz w:val="24"/>
          <w:szCs w:val="24"/>
        </w:rPr>
        <w:lastRenderedPageBreak/>
        <w:t xml:space="preserve">        close AS prev_close</w:t>
      </w:r>
      <w:r w:rsidRPr="007A47F9">
        <w:rPr>
          <w:rFonts w:ascii="Georgia" w:eastAsia="Georgia" w:hAnsi="Georgia" w:cs="Georgia"/>
          <w:sz w:val="24"/>
          <w:szCs w:val="24"/>
        </w:rPr>
        <w:br/>
        <w:t xml:space="preserve">    FROM price_daily</w:t>
      </w:r>
      <w:r w:rsidRPr="007A47F9">
        <w:rPr>
          <w:rFonts w:ascii="Georgia" w:eastAsia="Georgia" w:hAnsi="Georgia" w:cs="Georgia"/>
          <w:sz w:val="24"/>
          <w:szCs w:val="24"/>
        </w:rPr>
        <w:br/>
        <w:t xml:space="preserve">    WHERE trading_date = (</w:t>
      </w:r>
      <w:r w:rsidRPr="007A47F9">
        <w:rPr>
          <w:rFonts w:ascii="Georgia" w:eastAsia="Georgia" w:hAnsi="Georgia" w:cs="Georgia"/>
          <w:sz w:val="24"/>
          <w:szCs w:val="24"/>
        </w:rPr>
        <w:br/>
        <w:t xml:space="preserve">        SELECT MAX(trading_date)</w:t>
      </w:r>
      <w:r w:rsidRPr="007A47F9">
        <w:rPr>
          <w:rFonts w:ascii="Georgia" w:eastAsia="Georgia" w:hAnsi="Georgia" w:cs="Georgia"/>
          <w:sz w:val="24"/>
          <w:szCs w:val="24"/>
        </w:rPr>
        <w:br/>
        <w:t xml:space="preserve">        FROM price_daily</w:t>
      </w:r>
      <w:r w:rsidRPr="007A47F9">
        <w:rPr>
          <w:rFonts w:ascii="Georgia" w:eastAsia="Georgia" w:hAnsi="Georgia" w:cs="Georgia"/>
          <w:sz w:val="24"/>
          <w:szCs w:val="24"/>
        </w:rPr>
        <w:br/>
        <w:t xml:space="preserve">        WHERE trading_date &lt; $1</w:t>
      </w:r>
      <w:r w:rsidRPr="007A47F9">
        <w:rPr>
          <w:rFonts w:ascii="Georgia" w:eastAsia="Georgia" w:hAnsi="Georgia" w:cs="Georgia"/>
          <w:sz w:val="24"/>
          <w:szCs w:val="24"/>
        </w:rPr>
        <w:br/>
        <w:t xml:space="preserve">    )</w:t>
      </w:r>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t>price_change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l.company_id,</w:t>
      </w:r>
      <w:r w:rsidRPr="007A47F9">
        <w:rPr>
          <w:rFonts w:ascii="Georgia" w:eastAsia="Georgia" w:hAnsi="Georgia" w:cs="Georgia"/>
          <w:sz w:val="24"/>
          <w:szCs w:val="24"/>
        </w:rPr>
        <w:br/>
        <w:t xml:space="preserve">        l.close,</w:t>
      </w:r>
      <w:r w:rsidRPr="007A47F9">
        <w:rPr>
          <w:rFonts w:ascii="Georgia" w:eastAsia="Georgia" w:hAnsi="Georgia" w:cs="Georgia"/>
          <w:sz w:val="24"/>
          <w:szCs w:val="24"/>
        </w:rPr>
        <w:br/>
        <w:t xml:space="preserve">        p.prev_close,</w:t>
      </w:r>
      <w:r w:rsidRPr="007A47F9">
        <w:rPr>
          <w:rFonts w:ascii="Georgia" w:eastAsia="Georgia" w:hAnsi="Georgia" w:cs="Georgia"/>
          <w:sz w:val="24"/>
          <w:szCs w:val="24"/>
        </w:rPr>
        <w:br/>
        <w:t xml:space="preserve">        ((l.close - p.prev_close) / p.prev_close) * 100 AS pct_change</w:t>
      </w:r>
      <w:r w:rsidRPr="007A47F9">
        <w:rPr>
          <w:rFonts w:ascii="Georgia" w:eastAsia="Georgia" w:hAnsi="Georgia" w:cs="Georgia"/>
          <w:sz w:val="24"/>
          <w:szCs w:val="24"/>
        </w:rPr>
        <w:br/>
        <w:t xml:space="preserve">    FROM latest l</w:t>
      </w:r>
      <w:r w:rsidRPr="007A47F9">
        <w:rPr>
          <w:rFonts w:ascii="Georgia" w:eastAsia="Georgia" w:hAnsi="Georgia" w:cs="Georgia"/>
          <w:sz w:val="24"/>
          <w:szCs w:val="24"/>
        </w:rPr>
        <w:br/>
        <w:t xml:space="preserve">    JOIN prev p</w:t>
      </w:r>
      <w:r w:rsidRPr="007A47F9">
        <w:rPr>
          <w:rFonts w:ascii="Georgia" w:eastAsia="Georgia" w:hAnsi="Georgia" w:cs="Georgia"/>
          <w:sz w:val="24"/>
          <w:szCs w:val="24"/>
        </w:rPr>
        <w:br/>
        <w:t xml:space="preserve">        ON l.company_id = p.company_id</w:t>
      </w:r>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t>sector_avg AS (</w:t>
      </w:r>
      <w:r w:rsidRPr="007A47F9">
        <w:rPr>
          <w:rFonts w:ascii="Georgia" w:eastAsia="Georgia" w:hAnsi="Georgia" w:cs="Georgia"/>
          <w:sz w:val="24"/>
          <w:szCs w:val="24"/>
        </w:rPr>
        <w:br/>
        <w:t xml:space="preserve">    SELECT</w:t>
      </w:r>
      <w:r w:rsidRPr="007A47F9">
        <w:rPr>
          <w:rFonts w:ascii="Georgia" w:eastAsia="Georgia" w:hAnsi="Georgia" w:cs="Georgia"/>
          <w:sz w:val="24"/>
          <w:szCs w:val="24"/>
        </w:rPr>
        <w:br/>
        <w:t xml:space="preserve">        i.sector_id,</w:t>
      </w:r>
      <w:r w:rsidRPr="007A47F9">
        <w:rPr>
          <w:rFonts w:ascii="Georgia" w:eastAsia="Georgia" w:hAnsi="Georgia" w:cs="Georgia"/>
          <w:sz w:val="24"/>
          <w:szCs w:val="24"/>
        </w:rPr>
        <w:br/>
        <w:t xml:space="preserve">        AVG(((l.close - p.prev_close) / p.prev_close) * 100) AS avg_sector_change</w:t>
      </w:r>
      <w:r w:rsidRPr="007A47F9">
        <w:rPr>
          <w:rFonts w:ascii="Georgia" w:eastAsia="Georgia" w:hAnsi="Georgia" w:cs="Georgia"/>
          <w:sz w:val="24"/>
          <w:szCs w:val="24"/>
        </w:rPr>
        <w:br/>
        <w:t xml:space="preserve">    FROM latest l</w:t>
      </w:r>
      <w:r w:rsidRPr="007A47F9">
        <w:rPr>
          <w:rFonts w:ascii="Georgia" w:eastAsia="Georgia" w:hAnsi="Georgia" w:cs="Georgia"/>
          <w:sz w:val="24"/>
          <w:szCs w:val="24"/>
        </w:rPr>
        <w:br/>
        <w:t xml:space="preserve">    JOIN prev p</w:t>
      </w:r>
      <w:r w:rsidRPr="007A47F9">
        <w:rPr>
          <w:rFonts w:ascii="Georgia" w:eastAsia="Georgia" w:hAnsi="Georgia" w:cs="Georgia"/>
          <w:sz w:val="24"/>
          <w:szCs w:val="24"/>
        </w:rPr>
        <w:br/>
        <w:t xml:space="preserve">        ON l.company_id = p.company_id</w:t>
      </w:r>
      <w:r w:rsidRPr="007A47F9">
        <w:rPr>
          <w:rFonts w:ascii="Georgia" w:eastAsia="Georgia" w:hAnsi="Georgia" w:cs="Georgia"/>
          <w:sz w:val="24"/>
          <w:szCs w:val="24"/>
        </w:rPr>
        <w:br/>
        <w:t xml:space="preserve">    JOIN company c</w:t>
      </w:r>
      <w:r w:rsidRPr="007A47F9">
        <w:rPr>
          <w:rFonts w:ascii="Georgia" w:eastAsia="Georgia" w:hAnsi="Georgia" w:cs="Georgia"/>
          <w:sz w:val="24"/>
          <w:szCs w:val="24"/>
        </w:rPr>
        <w:br/>
        <w:t xml:space="preserve">        ON c.company_id = l.company_id</w:t>
      </w:r>
      <w:r w:rsidRPr="007A47F9">
        <w:rPr>
          <w:rFonts w:ascii="Georgia" w:eastAsia="Georgia" w:hAnsi="Georgia" w:cs="Georgia"/>
          <w:sz w:val="24"/>
          <w:szCs w:val="24"/>
        </w:rPr>
        <w:br/>
        <w:t xml:space="preserve">    JOIN public."Industry" i</w:t>
      </w:r>
      <w:r w:rsidRPr="007A47F9">
        <w:rPr>
          <w:rFonts w:ascii="Georgia" w:eastAsia="Georgia" w:hAnsi="Georgia" w:cs="Georgia"/>
          <w:sz w:val="24"/>
          <w:szCs w:val="24"/>
        </w:rPr>
        <w:br/>
        <w:t xml:space="preserve">        ON c.industry_id = i.industry_id</w:t>
      </w:r>
      <w:r w:rsidRPr="007A47F9">
        <w:rPr>
          <w:rFonts w:ascii="Georgia" w:eastAsia="Georgia" w:hAnsi="Georgia" w:cs="Georgia"/>
          <w:sz w:val="24"/>
          <w:szCs w:val="24"/>
        </w:rPr>
        <w:br/>
        <w:t xml:space="preserve">    GROUP BY i.sector_id</w:t>
      </w:r>
      <w:r w:rsidRPr="007A47F9">
        <w:rPr>
          <w:rFonts w:ascii="Georgia" w:eastAsia="Georgia" w:hAnsi="Georgia" w:cs="Georgia"/>
          <w:sz w:val="24"/>
          <w:szCs w:val="24"/>
        </w:rPr>
        <w:br/>
        <w:t>)</w:t>
      </w:r>
      <w:r w:rsidRPr="007A47F9">
        <w:rPr>
          <w:rFonts w:ascii="Georgia" w:eastAsia="Georgia" w:hAnsi="Georgia" w:cs="Georgia"/>
          <w:sz w:val="24"/>
          <w:szCs w:val="24"/>
        </w:rPr>
        <w:br/>
      </w:r>
      <w:r w:rsidRPr="007A47F9">
        <w:rPr>
          <w:rFonts w:ascii="Georgia" w:eastAsia="Georgia" w:hAnsi="Georgia" w:cs="Georgia"/>
          <w:sz w:val="24"/>
          <w:szCs w:val="24"/>
        </w:rPr>
        <w:br/>
        <w:t>SELECT</w:t>
      </w:r>
      <w:r w:rsidRPr="007A47F9">
        <w:rPr>
          <w:rFonts w:ascii="Georgia" w:eastAsia="Georgia" w:hAnsi="Georgia" w:cs="Georgia"/>
          <w:sz w:val="24"/>
          <w:szCs w:val="24"/>
        </w:rPr>
        <w:br/>
        <w:t xml:space="preserve">    c.ticker,</w:t>
      </w:r>
      <w:r w:rsidRPr="007A47F9">
        <w:rPr>
          <w:rFonts w:ascii="Georgia" w:eastAsia="Georgia" w:hAnsi="Georgia" w:cs="Georgia"/>
          <w:sz w:val="24"/>
          <w:szCs w:val="24"/>
        </w:rPr>
        <w:br/>
        <w:t xml:space="preserve">    c.company_name,</w:t>
      </w:r>
      <w:r w:rsidRPr="007A47F9">
        <w:rPr>
          <w:rFonts w:ascii="Georgia" w:eastAsia="Georgia" w:hAnsi="Georgia" w:cs="Georgia"/>
          <w:sz w:val="24"/>
          <w:szCs w:val="24"/>
        </w:rPr>
        <w:br/>
        <w:t xml:space="preserve">    s.sector_name,</w:t>
      </w:r>
      <w:r w:rsidRPr="007A47F9">
        <w:rPr>
          <w:rFonts w:ascii="Georgia" w:eastAsia="Georgia" w:hAnsi="Georgia" w:cs="Georgia"/>
          <w:sz w:val="24"/>
          <w:szCs w:val="24"/>
        </w:rPr>
        <w:br/>
        <w:t xml:space="preserve">    i.industry_name,</w:t>
      </w:r>
      <w:r w:rsidRPr="007A47F9">
        <w:rPr>
          <w:rFonts w:ascii="Georgia" w:eastAsia="Georgia" w:hAnsi="Georgia" w:cs="Georgia"/>
          <w:sz w:val="24"/>
          <w:szCs w:val="24"/>
        </w:rPr>
        <w:br/>
        <w:t xml:space="preserve">    pc.close,</w:t>
      </w:r>
      <w:r w:rsidRPr="007A47F9">
        <w:rPr>
          <w:rFonts w:ascii="Georgia" w:eastAsia="Georgia" w:hAnsi="Georgia" w:cs="Georgia"/>
          <w:sz w:val="24"/>
          <w:szCs w:val="24"/>
        </w:rPr>
        <w:br/>
      </w:r>
      <w:r w:rsidRPr="007A47F9">
        <w:rPr>
          <w:rFonts w:ascii="Georgia" w:eastAsia="Georgia" w:hAnsi="Georgia" w:cs="Georgia"/>
          <w:sz w:val="24"/>
          <w:szCs w:val="24"/>
        </w:rPr>
        <w:lastRenderedPageBreak/>
        <w:t xml:space="preserve">    pc.prev_close,</w:t>
      </w:r>
      <w:r w:rsidRPr="007A47F9">
        <w:rPr>
          <w:rFonts w:ascii="Georgia" w:eastAsia="Georgia" w:hAnsi="Georgia" w:cs="Georgia"/>
          <w:sz w:val="24"/>
          <w:szCs w:val="24"/>
        </w:rPr>
        <w:br/>
        <w:t xml:space="preserve">    pc.pct_change,</w:t>
      </w:r>
      <w:r w:rsidRPr="007A47F9">
        <w:rPr>
          <w:rFonts w:ascii="Georgia" w:eastAsia="Georgia" w:hAnsi="Georgia" w:cs="Georgia"/>
          <w:sz w:val="24"/>
          <w:szCs w:val="24"/>
        </w:rPr>
        <w:br/>
        <w:t xml:space="preserve">    sa.avg_sector_change,</w:t>
      </w:r>
      <w:r w:rsidRPr="007A47F9">
        <w:rPr>
          <w:rFonts w:ascii="Georgia" w:eastAsia="Georgia" w:hAnsi="Georgia" w:cs="Georgia"/>
          <w:sz w:val="24"/>
          <w:szCs w:val="24"/>
        </w:rPr>
        <w:br/>
        <w:t xml:space="preserve">    RANK() OVER (PARTITION BY s.sector_id ORDER BY pc.pct_change DESC) AS sector_rank</w:t>
      </w:r>
      <w:r w:rsidRPr="007A47F9">
        <w:rPr>
          <w:rFonts w:ascii="Georgia" w:eastAsia="Georgia" w:hAnsi="Georgia" w:cs="Georgia"/>
          <w:sz w:val="24"/>
          <w:szCs w:val="24"/>
        </w:rPr>
        <w:br/>
        <w:t>FROM price_change pc</w:t>
      </w:r>
      <w:r w:rsidRPr="007A47F9">
        <w:rPr>
          <w:rFonts w:ascii="Georgia" w:eastAsia="Georgia" w:hAnsi="Georgia" w:cs="Georgia"/>
          <w:sz w:val="24"/>
          <w:szCs w:val="24"/>
        </w:rPr>
        <w:br/>
        <w:t>JOIN company c</w:t>
      </w:r>
      <w:r w:rsidRPr="007A47F9">
        <w:rPr>
          <w:rFonts w:ascii="Georgia" w:eastAsia="Georgia" w:hAnsi="Georgia" w:cs="Georgia"/>
          <w:sz w:val="24"/>
          <w:szCs w:val="24"/>
        </w:rPr>
        <w:br/>
        <w:t xml:space="preserve">    ON pc.company_id = c.company_id</w:t>
      </w:r>
      <w:r w:rsidRPr="007A47F9">
        <w:rPr>
          <w:rFonts w:ascii="Georgia" w:eastAsia="Georgia" w:hAnsi="Georgia" w:cs="Georgia"/>
          <w:sz w:val="24"/>
          <w:szCs w:val="24"/>
        </w:rPr>
        <w:br/>
        <w:t>JOIN public."Industry" i</w:t>
      </w:r>
      <w:r w:rsidRPr="007A47F9">
        <w:rPr>
          <w:rFonts w:ascii="Georgia" w:eastAsia="Georgia" w:hAnsi="Georgia" w:cs="Georgia"/>
          <w:sz w:val="24"/>
          <w:szCs w:val="24"/>
        </w:rPr>
        <w:br/>
        <w:t xml:space="preserve">    ON c.industry_id = i.industry_id</w:t>
      </w:r>
      <w:r w:rsidRPr="007A47F9">
        <w:rPr>
          <w:rFonts w:ascii="Georgia" w:eastAsia="Georgia" w:hAnsi="Georgia" w:cs="Georgia"/>
          <w:sz w:val="24"/>
          <w:szCs w:val="24"/>
        </w:rPr>
        <w:br/>
        <w:t>JOIN public."Sector" s</w:t>
      </w:r>
      <w:r w:rsidRPr="007A47F9">
        <w:rPr>
          <w:rFonts w:ascii="Georgia" w:eastAsia="Georgia" w:hAnsi="Georgia" w:cs="Georgia"/>
          <w:sz w:val="24"/>
          <w:szCs w:val="24"/>
        </w:rPr>
        <w:br/>
        <w:t xml:space="preserve">    ON i.sector_id = s.sector_id</w:t>
      </w:r>
      <w:r w:rsidRPr="007A47F9">
        <w:rPr>
          <w:rFonts w:ascii="Georgia" w:eastAsia="Georgia" w:hAnsi="Georgia" w:cs="Georgia"/>
          <w:sz w:val="24"/>
          <w:szCs w:val="24"/>
        </w:rPr>
        <w:br/>
        <w:t>JOIN sector_avg sa</w:t>
      </w:r>
      <w:r w:rsidRPr="007A47F9">
        <w:rPr>
          <w:rFonts w:ascii="Georgia" w:eastAsia="Georgia" w:hAnsi="Georgia" w:cs="Georgia"/>
          <w:sz w:val="24"/>
          <w:szCs w:val="24"/>
        </w:rPr>
        <w:br/>
        <w:t xml:space="preserve">    ON sa.sector_id = s.sector_id</w:t>
      </w:r>
      <w:r w:rsidRPr="007A47F9">
        <w:rPr>
          <w:rFonts w:ascii="Georgia" w:eastAsia="Georgia" w:hAnsi="Georgia" w:cs="Georgia"/>
          <w:sz w:val="24"/>
          <w:szCs w:val="24"/>
        </w:rPr>
        <w:br/>
        <w:t>WHERE pc.pct_change &gt; sa.avg_sector_change</w:t>
      </w:r>
      <w:r w:rsidRPr="007A47F9">
        <w:rPr>
          <w:rFonts w:ascii="Georgia" w:eastAsia="Georgia" w:hAnsi="Georgia" w:cs="Georgia"/>
          <w:sz w:val="24"/>
          <w:szCs w:val="24"/>
        </w:rPr>
        <w:br/>
        <w:t>ORDER BY pc.pct_change DESC</w:t>
      </w:r>
      <w:r w:rsidRPr="007A47F9">
        <w:rPr>
          <w:rFonts w:ascii="Georgia" w:eastAsia="Georgia" w:hAnsi="Georgia" w:cs="Georgia"/>
          <w:sz w:val="24"/>
          <w:szCs w:val="24"/>
        </w:rPr>
        <w:br/>
        <w:t>LIMIT 10;</w:t>
      </w:r>
    </w:p>
    <w:p w14:paraId="6CB39513" w14:textId="77777777" w:rsidR="007A47F9" w:rsidRPr="007A47F9" w:rsidRDefault="007A47F9">
      <w:pPr>
        <w:rPr>
          <w:rFonts w:ascii="Georgia" w:eastAsia="Georgia" w:hAnsi="Georgia" w:cs="Georgia"/>
          <w:sz w:val="24"/>
          <w:szCs w:val="24"/>
          <w:u w:val="single"/>
          <w:lang w:val="en-US"/>
        </w:rPr>
      </w:pPr>
    </w:p>
    <w:p w14:paraId="00000044" w14:textId="0BB36600" w:rsidR="00E512C0" w:rsidRDefault="00000000">
      <w:pPr>
        <w:pStyle w:val="Heading3"/>
        <w:rPr>
          <w:rFonts w:ascii="Georgia" w:eastAsia="Georgia" w:hAnsi="Georgia" w:cs="Georgia"/>
          <w:b/>
          <w:bCs/>
          <w:u w:val="single"/>
        </w:rPr>
      </w:pPr>
      <w:bookmarkStart w:id="18" w:name="_583ezmbtlvwe" w:colFirst="0" w:colLast="0"/>
      <w:bookmarkEnd w:id="18"/>
      <w:r>
        <w:rPr>
          <w:rFonts w:ascii="Georgia" w:eastAsia="Georgia" w:hAnsi="Georgia" w:cs="Georgia"/>
          <w:b/>
          <w:bCs/>
          <w:u w:val="single"/>
        </w:rPr>
        <w:t xml:space="preserve">Query </w:t>
      </w:r>
      <w:r w:rsidR="00173683">
        <w:rPr>
          <w:rFonts w:ascii="Georgia" w:eastAsia="Georgia" w:hAnsi="Georgia" w:cs="Georgia"/>
          <w:b/>
          <w:bCs/>
          <w:u w:val="single"/>
        </w:rPr>
        <w:t>4</w:t>
      </w:r>
      <w:r>
        <w:rPr>
          <w:rFonts w:ascii="Georgia" w:eastAsia="Georgia" w:hAnsi="Georgia" w:cs="Georgia"/>
          <w:b/>
          <w:bCs/>
          <w:u w:val="single"/>
        </w:rPr>
        <w:t xml:space="preserve"> (Complex) — </w:t>
      </w:r>
      <w:r w:rsidR="00173683">
        <w:rPr>
          <w:rFonts w:ascii="Georgia" w:eastAsia="Georgia" w:hAnsi="Georgia" w:cs="Georgia"/>
          <w:b/>
          <w:bCs/>
          <w:u w:val="single"/>
        </w:rPr>
        <w:t>Historical closing price for selected company</w:t>
      </w:r>
    </w:p>
    <w:p w14:paraId="00000045" w14:textId="52BC69B4"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sz w:val="24"/>
          <w:szCs w:val="24"/>
        </w:rPr>
        <w:t xml:space="preserve">: </w:t>
      </w:r>
      <w:r w:rsidR="00173683" w:rsidRPr="00173683">
        <w:rPr>
          <w:rFonts w:ascii="Georgia" w:eastAsia="Georgia" w:hAnsi="Georgia" w:cs="Georgia"/>
          <w:sz w:val="24"/>
          <w:szCs w:val="24"/>
        </w:rPr>
        <w:t>This query retrieves historical daily prices for a selected company and enriches the time-series output with daily return percentages, 7-day and 30-day moving averages, sector average closing prices, and price ranking within the sector on each trading date. It uses multiple joins, window functions, aggregations, and subqueries to support advanced time-series analytics suitable for financial charting and benchmarking.</w:t>
      </w:r>
      <w:ins w:id="19" w:author="Lee, Philip" w:date="2026-03-26T18:22:00Z" w16du:dateUtc="2026-03-26T22:22:00Z">
        <w:r w:rsidR="00836FCD">
          <w:rPr>
            <w:rFonts w:ascii="Georgia" w:eastAsia="Georgia" w:hAnsi="Georgia" w:cs="Georgia"/>
            <w:sz w:val="24"/>
            <w:szCs w:val="24"/>
          </w:rPr>
          <w:t xml:space="preserve"> Use primary-price CTE; add NULLIF(lag_close, 0</w:t>
        </w:r>
      </w:ins>
      <w:ins w:id="20" w:author="Lee, Philip" w:date="2026-03-26T18:23:00Z" w16du:dateUtc="2026-03-26T22:23:00Z">
        <w:r w:rsidR="00836FCD">
          <w:rPr>
            <w:rFonts w:ascii="Georgia" w:eastAsia="Georgia" w:hAnsi="Georgia" w:cs="Georgia"/>
            <w:sz w:val="24"/>
            <w:szCs w:val="24"/>
          </w:rPr>
          <w:t>) - PL</w:t>
        </w:r>
      </w:ins>
    </w:p>
    <w:p w14:paraId="47B36654" w14:textId="77777777" w:rsidR="007A47F9" w:rsidRDefault="007A47F9">
      <w:pPr>
        <w:rPr>
          <w:rFonts w:ascii="Georgia" w:eastAsia="Georgia" w:hAnsi="Georgia" w:cs="Georgia"/>
          <w:sz w:val="24"/>
          <w:szCs w:val="24"/>
        </w:rPr>
      </w:pPr>
    </w:p>
    <w:p w14:paraId="5BD75A63" w14:textId="77777777" w:rsidR="007A47F9" w:rsidRPr="007A47F9" w:rsidRDefault="007A47F9" w:rsidP="007A47F9">
      <w:pPr>
        <w:rPr>
          <w:rFonts w:ascii="Georgia" w:eastAsia="Georgia" w:hAnsi="Georgia" w:cs="Georgia"/>
          <w:sz w:val="24"/>
          <w:szCs w:val="24"/>
          <w:lang w:val="en-US"/>
        </w:rPr>
      </w:pPr>
      <w:r w:rsidRPr="007A47F9">
        <w:rPr>
          <w:rFonts w:ascii="Georgia" w:eastAsia="Georgia" w:hAnsi="Georgia" w:cs="Georgia"/>
          <w:i/>
          <w:iCs/>
          <w:sz w:val="24"/>
          <w:szCs w:val="24"/>
          <w:lang w:val="en-US"/>
        </w:rPr>
        <w:t>-- Params: $1 = company_id (int)</w:t>
      </w:r>
      <w:r w:rsidRPr="007A47F9">
        <w:rPr>
          <w:rFonts w:ascii="Georgia" w:eastAsia="Georgia" w:hAnsi="Georgia" w:cs="Georgia"/>
          <w:i/>
          <w:iCs/>
          <w:sz w:val="24"/>
          <w:szCs w:val="24"/>
          <w:lang w:val="en-US"/>
        </w:rPr>
        <w:br/>
      </w:r>
      <w:r w:rsidRPr="007A47F9">
        <w:rPr>
          <w:rFonts w:ascii="Georgia" w:eastAsia="Georgia" w:hAnsi="Georgia" w:cs="Georgia"/>
          <w:i/>
          <w:iCs/>
          <w:sz w:val="24"/>
          <w:szCs w:val="24"/>
          <w:lang w:val="en-US"/>
        </w:rPr>
        <w:br/>
      </w:r>
      <w:r w:rsidRPr="007A47F9">
        <w:rPr>
          <w:rFonts w:ascii="Georgia" w:eastAsia="Georgia" w:hAnsi="Georgia" w:cs="Georgia"/>
          <w:sz w:val="24"/>
          <w:szCs w:val="24"/>
          <w:lang w:val="en-US"/>
        </w:rPr>
        <w:t>WITH sector_avg AS (</w:t>
      </w:r>
      <w:r w:rsidRPr="007A47F9">
        <w:rPr>
          <w:rFonts w:ascii="Georgia" w:eastAsia="Georgia" w:hAnsi="Georgia" w:cs="Georgia"/>
          <w:sz w:val="24"/>
          <w:szCs w:val="24"/>
          <w:lang w:val="en-US"/>
        </w:rPr>
        <w:br/>
        <w:t xml:space="preserve">    SELECT</w:t>
      </w:r>
      <w:r w:rsidRPr="007A47F9">
        <w:rPr>
          <w:rFonts w:ascii="Georgia" w:eastAsia="Georgia" w:hAnsi="Georgia" w:cs="Georgia"/>
          <w:sz w:val="24"/>
          <w:szCs w:val="24"/>
          <w:lang w:val="en-US"/>
        </w:rPr>
        <w:br/>
        <w:t xml:space="preserve">        pd.trading_date,</w:t>
      </w:r>
      <w:r w:rsidRPr="007A47F9">
        <w:rPr>
          <w:rFonts w:ascii="Georgia" w:eastAsia="Georgia" w:hAnsi="Georgia" w:cs="Georgia"/>
          <w:sz w:val="24"/>
          <w:szCs w:val="24"/>
          <w:lang w:val="en-US"/>
        </w:rPr>
        <w:br/>
        <w:t xml:space="preserve">        i.sector_id,</w:t>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AVG</w:t>
      </w:r>
      <w:r w:rsidRPr="007A47F9">
        <w:rPr>
          <w:rFonts w:ascii="Georgia" w:eastAsia="Georgia" w:hAnsi="Georgia" w:cs="Georgia"/>
          <w:sz w:val="24"/>
          <w:szCs w:val="24"/>
          <w:lang w:val="en-US"/>
        </w:rPr>
        <w:t>(pd.close) AS sector_avg_close</w:t>
      </w:r>
      <w:r w:rsidRPr="007A47F9">
        <w:rPr>
          <w:rFonts w:ascii="Georgia" w:eastAsia="Georgia" w:hAnsi="Georgia" w:cs="Georgia"/>
          <w:sz w:val="24"/>
          <w:szCs w:val="24"/>
          <w:lang w:val="en-US"/>
        </w:rPr>
        <w:br/>
        <w:t xml:space="preserve">    FROM price_daily pd</w:t>
      </w:r>
      <w:r w:rsidRPr="007A47F9">
        <w:rPr>
          <w:rFonts w:ascii="Georgia" w:eastAsia="Georgia" w:hAnsi="Georgia" w:cs="Georgia"/>
          <w:sz w:val="24"/>
          <w:szCs w:val="24"/>
          <w:lang w:val="en-US"/>
        </w:rPr>
        <w:br/>
        <w:t xml:space="preserve">    JOIN company c</w:t>
      </w:r>
      <w:r w:rsidRPr="007A47F9">
        <w:rPr>
          <w:rFonts w:ascii="Georgia" w:eastAsia="Georgia" w:hAnsi="Georgia" w:cs="Georgia"/>
          <w:sz w:val="24"/>
          <w:szCs w:val="24"/>
          <w:lang w:val="en-US"/>
        </w:rPr>
        <w:br/>
        <w:t xml:space="preserve">        ON pd.company_id = c.company_id</w:t>
      </w:r>
      <w:r w:rsidRPr="007A47F9">
        <w:rPr>
          <w:rFonts w:ascii="Georgia" w:eastAsia="Georgia" w:hAnsi="Georgia" w:cs="Georgia"/>
          <w:sz w:val="24"/>
          <w:szCs w:val="24"/>
          <w:lang w:val="en-US"/>
        </w:rPr>
        <w:br/>
        <w:t xml:space="preserve">    JOIN public."Industry" i</w:t>
      </w:r>
      <w:r w:rsidRPr="007A47F9">
        <w:rPr>
          <w:rFonts w:ascii="Georgia" w:eastAsia="Georgia" w:hAnsi="Georgia" w:cs="Georgia"/>
          <w:sz w:val="24"/>
          <w:szCs w:val="24"/>
          <w:lang w:val="en-US"/>
        </w:rPr>
        <w:br/>
        <w:t xml:space="preserve">        ON c.industry_id = i.industry_id</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 xml:space="preserve">    GROUP BY pd.trading_date, i.sector_id</w:t>
      </w:r>
      <w:r w:rsidRPr="007A47F9">
        <w:rPr>
          <w:rFonts w:ascii="Georgia" w:eastAsia="Georgia" w:hAnsi="Georgia" w:cs="Georgia"/>
          <w:sz w:val="24"/>
          <w:szCs w:val="24"/>
          <w:lang w:val="en-US"/>
        </w:rPr>
        <w:br/>
        <w: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SELECT</w:t>
      </w:r>
      <w:r w:rsidRPr="007A47F9">
        <w:rPr>
          <w:rFonts w:ascii="Georgia" w:eastAsia="Georgia" w:hAnsi="Georgia" w:cs="Georgia"/>
          <w:sz w:val="24"/>
          <w:szCs w:val="24"/>
          <w:lang w:val="en-US"/>
        </w:rPr>
        <w:br/>
        <w:t xml:space="preserve">    c.company_name,</w:t>
      </w:r>
      <w:r w:rsidRPr="007A47F9">
        <w:rPr>
          <w:rFonts w:ascii="Georgia" w:eastAsia="Georgia" w:hAnsi="Georgia" w:cs="Georgia"/>
          <w:sz w:val="24"/>
          <w:szCs w:val="24"/>
          <w:lang w:val="en-US"/>
        </w:rPr>
        <w:br/>
        <w:t xml:space="preserve">    c.ticker,</w:t>
      </w:r>
      <w:r w:rsidRPr="007A47F9">
        <w:rPr>
          <w:rFonts w:ascii="Georgia" w:eastAsia="Georgia" w:hAnsi="Georgia" w:cs="Georgia"/>
          <w:sz w:val="24"/>
          <w:szCs w:val="24"/>
          <w:lang w:val="en-US"/>
        </w:rPr>
        <w:br/>
        <w:t xml:space="preserve">    s.sector_name,</w:t>
      </w:r>
      <w:r w:rsidRPr="007A47F9">
        <w:rPr>
          <w:rFonts w:ascii="Georgia" w:eastAsia="Georgia" w:hAnsi="Georgia" w:cs="Georgia"/>
          <w:sz w:val="24"/>
          <w:szCs w:val="24"/>
          <w:lang w:val="en-US"/>
        </w:rPr>
        <w:br/>
        <w:t xml:space="preserve">    i.industry_name,</w:t>
      </w:r>
      <w:r w:rsidRPr="007A47F9">
        <w:rPr>
          <w:rFonts w:ascii="Georgia" w:eastAsia="Georgia" w:hAnsi="Georgia" w:cs="Georgia"/>
          <w:sz w:val="24"/>
          <w:szCs w:val="24"/>
          <w:lang w:val="en-US"/>
        </w:rPr>
        <w:br/>
        <w:t xml:space="preserve">    pd.trading_date,</w:t>
      </w:r>
      <w:r w:rsidRPr="007A47F9">
        <w:rPr>
          <w:rFonts w:ascii="Georgia" w:eastAsia="Georgia" w:hAnsi="Georgia" w:cs="Georgia"/>
          <w:sz w:val="24"/>
          <w:szCs w:val="24"/>
          <w:lang w:val="en-US"/>
        </w:rPr>
        <w:br/>
        <w:t xml:space="preserve">    pd.close,</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Daily return %</w:t>
      </w:r>
      <w:r w:rsidRPr="007A47F9">
        <w:rPr>
          <w:rFonts w:ascii="Georgia" w:eastAsia="Georgia" w:hAnsi="Georgia" w:cs="Georgia"/>
          <w:i/>
          <w:iCs/>
          <w:sz w:val="24"/>
          <w:szCs w:val="24"/>
          <w:lang w:val="en-US"/>
        </w:rPr>
        <w:br/>
        <w:t xml:space="preserve">    </w:t>
      </w:r>
      <w:r w:rsidRPr="007A47F9">
        <w:rPr>
          <w:rFonts w:ascii="Georgia" w:eastAsia="Georgia" w:hAnsi="Georgia" w:cs="Georgia"/>
          <w:sz w:val="24"/>
          <w:szCs w:val="24"/>
          <w:lang w:val="en-US"/>
        </w:rPr>
        <w:t xml:space="preserve">((pd.close - </w:t>
      </w:r>
      <w:r w:rsidRPr="007A47F9">
        <w:rPr>
          <w:rFonts w:ascii="Georgia" w:eastAsia="Georgia" w:hAnsi="Georgia" w:cs="Georgia"/>
          <w:i/>
          <w:iCs/>
          <w:sz w:val="24"/>
          <w:szCs w:val="24"/>
          <w:lang w:val="en-US"/>
        </w:rPr>
        <w:t>LAG</w:t>
      </w:r>
      <w:r w:rsidRPr="007A47F9">
        <w:rPr>
          <w:rFonts w:ascii="Georgia" w:eastAsia="Georgia" w:hAnsi="Georgia" w:cs="Georgia"/>
          <w:sz w:val="24"/>
          <w:szCs w:val="24"/>
          <w:lang w:val="en-US"/>
        </w:rPr>
        <w:t>(pd.close)</w:t>
      </w:r>
      <w:r w:rsidRPr="007A47F9">
        <w:rPr>
          <w:rFonts w:ascii="Georgia" w:eastAsia="Georgia" w:hAnsi="Georgia" w:cs="Georgia"/>
          <w:sz w:val="24"/>
          <w:szCs w:val="24"/>
          <w:lang w:val="en-US"/>
        </w:rPr>
        <w:br/>
        <w:t xml:space="preserve">        OVER (PARTITION BY pd.company_id ORDER BY pd.trading_date))</w:t>
      </w:r>
      <w:r w:rsidRPr="007A47F9">
        <w:rPr>
          <w:rFonts w:ascii="Georgia" w:eastAsia="Georgia" w:hAnsi="Georgia" w:cs="Georgia"/>
          <w:sz w:val="24"/>
          <w:szCs w:val="24"/>
          <w:lang w:val="en-US"/>
        </w:rPr>
        <w:br/>
        <w:t xml:space="preserve">        / </w:t>
      </w:r>
      <w:r w:rsidRPr="007A47F9">
        <w:rPr>
          <w:rFonts w:ascii="Georgia" w:eastAsia="Georgia" w:hAnsi="Georgia" w:cs="Georgia"/>
          <w:i/>
          <w:iCs/>
          <w:sz w:val="24"/>
          <w:szCs w:val="24"/>
          <w:lang w:val="en-US"/>
        </w:rPr>
        <w:t>LAG</w:t>
      </w:r>
      <w:r w:rsidRPr="007A47F9">
        <w:rPr>
          <w:rFonts w:ascii="Georgia" w:eastAsia="Georgia" w:hAnsi="Georgia" w:cs="Georgia"/>
          <w:sz w:val="24"/>
          <w:szCs w:val="24"/>
          <w:lang w:val="en-US"/>
        </w:rPr>
        <w:t>(pd.close)</w:t>
      </w:r>
      <w:r w:rsidRPr="007A47F9">
        <w:rPr>
          <w:rFonts w:ascii="Georgia" w:eastAsia="Georgia" w:hAnsi="Georgia" w:cs="Georgia"/>
          <w:sz w:val="24"/>
          <w:szCs w:val="24"/>
          <w:lang w:val="en-US"/>
        </w:rPr>
        <w:br/>
        <w:t xml:space="preserve">        OVER (PARTITION BY pd.company_id ORDER BY pd.trading_date)) * 100</w:t>
      </w:r>
      <w:r w:rsidRPr="007A47F9">
        <w:rPr>
          <w:rFonts w:ascii="Georgia" w:eastAsia="Georgia" w:hAnsi="Georgia" w:cs="Georgia"/>
          <w:sz w:val="24"/>
          <w:szCs w:val="24"/>
          <w:lang w:val="en-US"/>
        </w:rPr>
        <w:br/>
        <w:t xml:space="preserve">        AS daily_return_pct,</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-- 7-day moving average</w:t>
      </w:r>
      <w:r w:rsidRPr="007A47F9">
        <w:rPr>
          <w:rFonts w:ascii="Georgia" w:eastAsia="Georgia" w:hAnsi="Georgia" w:cs="Georgia"/>
          <w:i/>
          <w:iCs/>
          <w:sz w:val="24"/>
          <w:szCs w:val="24"/>
          <w:lang w:val="en-US"/>
        </w:rPr>
        <w:br/>
        <w:t xml:space="preserve">    AVG</w:t>
      </w:r>
      <w:r w:rsidRPr="007A47F9">
        <w:rPr>
          <w:rFonts w:ascii="Georgia" w:eastAsia="Georgia" w:hAnsi="Georgia" w:cs="Georgia"/>
          <w:sz w:val="24"/>
          <w:szCs w:val="24"/>
          <w:lang w:val="en-US"/>
        </w:rPr>
        <w:t>(pd.close)</w:t>
      </w:r>
      <w:r w:rsidRPr="007A47F9">
        <w:rPr>
          <w:rFonts w:ascii="Georgia" w:eastAsia="Georgia" w:hAnsi="Georgia" w:cs="Georgia"/>
          <w:sz w:val="24"/>
          <w:szCs w:val="24"/>
          <w:lang w:val="en-US"/>
        </w:rPr>
        <w:br/>
        <w:t xml:space="preserve">        OVER (PARTITION BY pd.company_id</w:t>
      </w:r>
      <w:r w:rsidRPr="007A47F9">
        <w:rPr>
          <w:rFonts w:ascii="Georgia" w:eastAsia="Georgia" w:hAnsi="Georgia" w:cs="Georgia"/>
          <w:sz w:val="24"/>
          <w:szCs w:val="24"/>
          <w:lang w:val="en-US"/>
        </w:rPr>
        <w:br/>
        <w:t xml:space="preserve">              ORDER BY pd.trading_date</w:t>
      </w:r>
      <w:r w:rsidRPr="007A47F9">
        <w:rPr>
          <w:rFonts w:ascii="Georgia" w:eastAsia="Georgia" w:hAnsi="Georgia" w:cs="Georgia"/>
          <w:sz w:val="24"/>
          <w:szCs w:val="24"/>
          <w:lang w:val="en-US"/>
        </w:rPr>
        <w:br/>
        <w:t xml:space="preserve">              ROWS BETWEEN 6 PRECEDING AND CURRENT ROW)</w:t>
      </w:r>
      <w:r w:rsidRPr="007A47F9">
        <w:rPr>
          <w:rFonts w:ascii="Georgia" w:eastAsia="Georgia" w:hAnsi="Georgia" w:cs="Georgia"/>
          <w:sz w:val="24"/>
          <w:szCs w:val="24"/>
          <w:lang w:val="en-US"/>
        </w:rPr>
        <w:br/>
        <w:t xml:space="preserve">        AS ma_7_day,</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-- 30-day moving average</w:t>
      </w:r>
      <w:r w:rsidRPr="007A47F9">
        <w:rPr>
          <w:rFonts w:ascii="Georgia" w:eastAsia="Georgia" w:hAnsi="Georgia" w:cs="Georgia"/>
          <w:i/>
          <w:iCs/>
          <w:sz w:val="24"/>
          <w:szCs w:val="24"/>
          <w:lang w:val="en-US"/>
        </w:rPr>
        <w:br/>
        <w:t xml:space="preserve">    AVG</w:t>
      </w:r>
      <w:r w:rsidRPr="007A47F9">
        <w:rPr>
          <w:rFonts w:ascii="Georgia" w:eastAsia="Georgia" w:hAnsi="Georgia" w:cs="Georgia"/>
          <w:sz w:val="24"/>
          <w:szCs w:val="24"/>
          <w:lang w:val="en-US"/>
        </w:rPr>
        <w:t>(pd.close)</w:t>
      </w:r>
      <w:r w:rsidRPr="007A47F9">
        <w:rPr>
          <w:rFonts w:ascii="Georgia" w:eastAsia="Georgia" w:hAnsi="Georgia" w:cs="Georgia"/>
          <w:sz w:val="24"/>
          <w:szCs w:val="24"/>
          <w:lang w:val="en-US"/>
        </w:rPr>
        <w:br/>
        <w:t xml:space="preserve">        OVER (PARTITION BY pd.company_id</w:t>
      </w:r>
      <w:r w:rsidRPr="007A47F9">
        <w:rPr>
          <w:rFonts w:ascii="Georgia" w:eastAsia="Georgia" w:hAnsi="Georgia" w:cs="Georgia"/>
          <w:sz w:val="24"/>
          <w:szCs w:val="24"/>
          <w:lang w:val="en-US"/>
        </w:rPr>
        <w:br/>
        <w:t xml:space="preserve">              ORDER BY pd.trading_date</w:t>
      </w:r>
      <w:r w:rsidRPr="007A47F9">
        <w:rPr>
          <w:rFonts w:ascii="Georgia" w:eastAsia="Georgia" w:hAnsi="Georgia" w:cs="Georgia"/>
          <w:sz w:val="24"/>
          <w:szCs w:val="24"/>
          <w:lang w:val="en-US"/>
        </w:rPr>
        <w:br/>
        <w:t xml:space="preserve">              ROWS BETWEEN 29 PRECEDING AND CURRENT ROW)</w:t>
      </w:r>
      <w:r w:rsidRPr="007A47F9">
        <w:rPr>
          <w:rFonts w:ascii="Georgia" w:eastAsia="Georgia" w:hAnsi="Georgia" w:cs="Georgia"/>
          <w:sz w:val="24"/>
          <w:szCs w:val="24"/>
          <w:lang w:val="en-US"/>
        </w:rPr>
        <w:br/>
        <w:t xml:space="preserve">        AS ma_30_day,</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sa.sector_avg_close,</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 xml:space="preserve">    </w:t>
      </w:r>
      <w:r w:rsidRPr="007A47F9">
        <w:rPr>
          <w:rFonts w:ascii="Georgia" w:eastAsia="Georgia" w:hAnsi="Georgia" w:cs="Georgia"/>
          <w:i/>
          <w:iCs/>
          <w:sz w:val="24"/>
          <w:szCs w:val="24"/>
          <w:lang w:val="en-US"/>
        </w:rPr>
        <w:t>-- Rank within sector by price each day</w:t>
      </w:r>
      <w:r w:rsidRPr="007A47F9">
        <w:rPr>
          <w:rFonts w:ascii="Georgia" w:eastAsia="Georgia" w:hAnsi="Georgia" w:cs="Georgia"/>
          <w:i/>
          <w:iCs/>
          <w:sz w:val="24"/>
          <w:szCs w:val="24"/>
          <w:lang w:val="en-US"/>
        </w:rPr>
        <w:br/>
        <w:t xml:space="preserve">    RANK</w:t>
      </w:r>
      <w:r w:rsidRPr="007A47F9">
        <w:rPr>
          <w:rFonts w:ascii="Georgia" w:eastAsia="Georgia" w:hAnsi="Georgia" w:cs="Georgia"/>
          <w:sz w:val="24"/>
          <w:szCs w:val="24"/>
          <w:lang w:val="en-US"/>
        </w:rPr>
        <w:t>() OVER (</w:t>
      </w:r>
      <w:r w:rsidRPr="007A47F9">
        <w:rPr>
          <w:rFonts w:ascii="Georgia" w:eastAsia="Georgia" w:hAnsi="Georgia" w:cs="Georgia"/>
          <w:sz w:val="24"/>
          <w:szCs w:val="24"/>
          <w:lang w:val="en-US"/>
        </w:rPr>
        <w:br/>
        <w:t xml:space="preserve">        PARTITION BY s.sector_name, pd.trading_date</w:t>
      </w:r>
      <w:r w:rsidRPr="007A47F9">
        <w:rPr>
          <w:rFonts w:ascii="Georgia" w:eastAsia="Georgia" w:hAnsi="Georgia" w:cs="Georgia"/>
          <w:sz w:val="24"/>
          <w:szCs w:val="24"/>
          <w:lang w:val="en-US"/>
        </w:rPr>
        <w:br/>
        <w:t xml:space="preserve">        ORDER BY pd.close DESC</w:t>
      </w:r>
      <w:r w:rsidRPr="007A47F9">
        <w:rPr>
          <w:rFonts w:ascii="Georgia" w:eastAsia="Georgia" w:hAnsi="Georgia" w:cs="Georgia"/>
          <w:sz w:val="24"/>
          <w:szCs w:val="24"/>
          <w:lang w:val="en-US"/>
        </w:rPr>
        <w:br/>
        <w:t xml:space="preserve">    ) AS sector_price_rank</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r>
      <w:r w:rsidRPr="007A47F9">
        <w:rPr>
          <w:rFonts w:ascii="Georgia" w:eastAsia="Georgia" w:hAnsi="Georgia" w:cs="Georgia"/>
          <w:sz w:val="24"/>
          <w:szCs w:val="24"/>
          <w:lang w:val="en-US"/>
        </w:rPr>
        <w:lastRenderedPageBreak/>
        <w:t>FROM price_daily pd</w:t>
      </w:r>
      <w:r w:rsidRPr="007A47F9">
        <w:rPr>
          <w:rFonts w:ascii="Georgia" w:eastAsia="Georgia" w:hAnsi="Georgia" w:cs="Georgia"/>
          <w:sz w:val="24"/>
          <w:szCs w:val="24"/>
          <w:lang w:val="en-US"/>
        </w:rPr>
        <w:br/>
        <w:t>JOIN company c</w:t>
      </w:r>
      <w:r w:rsidRPr="007A47F9">
        <w:rPr>
          <w:rFonts w:ascii="Georgia" w:eastAsia="Georgia" w:hAnsi="Georgia" w:cs="Georgia"/>
          <w:sz w:val="24"/>
          <w:szCs w:val="24"/>
          <w:lang w:val="en-US"/>
        </w:rPr>
        <w:br/>
        <w:t xml:space="preserve">    ON pd.company_id = c.company_id</w:t>
      </w:r>
      <w:r w:rsidRPr="007A47F9">
        <w:rPr>
          <w:rFonts w:ascii="Georgia" w:eastAsia="Georgia" w:hAnsi="Georgia" w:cs="Georgia"/>
          <w:sz w:val="24"/>
          <w:szCs w:val="24"/>
          <w:lang w:val="en-US"/>
        </w:rPr>
        <w:br/>
        <w:t>JOIN public."Industry" i</w:t>
      </w:r>
      <w:r w:rsidRPr="007A47F9">
        <w:rPr>
          <w:rFonts w:ascii="Georgia" w:eastAsia="Georgia" w:hAnsi="Georgia" w:cs="Georgia"/>
          <w:sz w:val="24"/>
          <w:szCs w:val="24"/>
          <w:lang w:val="en-US"/>
        </w:rPr>
        <w:br/>
        <w:t xml:space="preserve">    ON c.industry_id = i.industry_id</w:t>
      </w:r>
      <w:r w:rsidRPr="007A47F9">
        <w:rPr>
          <w:rFonts w:ascii="Georgia" w:eastAsia="Georgia" w:hAnsi="Georgia" w:cs="Georgia"/>
          <w:sz w:val="24"/>
          <w:szCs w:val="24"/>
          <w:lang w:val="en-US"/>
        </w:rPr>
        <w:br/>
        <w:t>JOIN public."Sector" s</w:t>
      </w:r>
      <w:r w:rsidRPr="007A47F9">
        <w:rPr>
          <w:rFonts w:ascii="Georgia" w:eastAsia="Georgia" w:hAnsi="Georgia" w:cs="Georgia"/>
          <w:sz w:val="24"/>
          <w:szCs w:val="24"/>
          <w:lang w:val="en-US"/>
        </w:rPr>
        <w:br/>
        <w:t xml:space="preserve">    ON i.sector_id = s.sector_id</w:t>
      </w:r>
      <w:r w:rsidRPr="007A47F9">
        <w:rPr>
          <w:rFonts w:ascii="Georgia" w:eastAsia="Georgia" w:hAnsi="Georgia" w:cs="Georgia"/>
          <w:sz w:val="24"/>
          <w:szCs w:val="24"/>
          <w:lang w:val="en-US"/>
        </w:rPr>
        <w:br/>
        <w:t>JOIN sector_avg sa</w:t>
      </w:r>
      <w:r w:rsidRPr="007A47F9">
        <w:rPr>
          <w:rFonts w:ascii="Georgia" w:eastAsia="Georgia" w:hAnsi="Georgia" w:cs="Georgia"/>
          <w:sz w:val="24"/>
          <w:szCs w:val="24"/>
          <w:lang w:val="en-US"/>
        </w:rPr>
        <w:br/>
        <w:t xml:space="preserve">    ON sa.trading_date = pd.trading_date</w:t>
      </w:r>
      <w:r w:rsidRPr="007A47F9">
        <w:rPr>
          <w:rFonts w:ascii="Georgia" w:eastAsia="Georgia" w:hAnsi="Georgia" w:cs="Georgia"/>
          <w:sz w:val="24"/>
          <w:szCs w:val="24"/>
          <w:lang w:val="en-US"/>
        </w:rPr>
        <w:br/>
        <w:t xml:space="preserve">    AND sa.sector_id = s.sector_id</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WHERE pd.company_id = $1</w:t>
      </w:r>
      <w:r w:rsidRPr="007A47F9">
        <w:rPr>
          <w:rFonts w:ascii="Georgia" w:eastAsia="Georgia" w:hAnsi="Georgia" w:cs="Georgia"/>
          <w:sz w:val="24"/>
          <w:szCs w:val="24"/>
          <w:lang w:val="en-US"/>
        </w:rPr>
        <w:br/>
      </w:r>
      <w:r w:rsidRPr="007A47F9">
        <w:rPr>
          <w:rFonts w:ascii="Georgia" w:eastAsia="Georgia" w:hAnsi="Georgia" w:cs="Georgia"/>
          <w:sz w:val="24"/>
          <w:szCs w:val="24"/>
          <w:lang w:val="en-US"/>
        </w:rPr>
        <w:br/>
        <w:t>ORDER BY pd.trading_date;</w:t>
      </w:r>
    </w:p>
    <w:p w14:paraId="12FE90C7" w14:textId="77777777" w:rsidR="007A47F9" w:rsidRPr="007A47F9" w:rsidRDefault="007A47F9">
      <w:pPr>
        <w:rPr>
          <w:rFonts w:ascii="Georgia" w:eastAsia="Georgia" w:hAnsi="Georgia" w:cs="Georgia"/>
          <w:sz w:val="24"/>
          <w:szCs w:val="24"/>
          <w:lang w:val="en-US"/>
        </w:rPr>
      </w:pPr>
    </w:p>
    <w:p w14:paraId="4D9EBF31" w14:textId="77777777" w:rsidR="000A5C1B" w:rsidRDefault="000A5C1B" w:rsidP="00173683"/>
    <w:p w14:paraId="2511867D" w14:textId="4ACE7AEB" w:rsidR="000A5C1B" w:rsidRPr="000A5C1B" w:rsidRDefault="000A5C1B" w:rsidP="000A5C1B">
      <w:pPr>
        <w:rPr>
          <w:rFonts w:ascii="Georgia" w:eastAsia="Georgia" w:hAnsi="Georgia" w:cs="Georgia"/>
          <w:b/>
          <w:bCs/>
          <w:color w:val="434343"/>
          <w:sz w:val="28"/>
          <w:szCs w:val="28"/>
          <w:u w:val="single"/>
        </w:rPr>
      </w:pPr>
      <w:r w:rsidRPr="000A5C1B">
        <w:rPr>
          <w:rFonts w:ascii="Georgia" w:eastAsia="Georgia" w:hAnsi="Georgia" w:cs="Georgia"/>
          <w:b/>
          <w:bCs/>
          <w:color w:val="434343"/>
          <w:sz w:val="28"/>
          <w:szCs w:val="28"/>
          <w:u w:val="single"/>
        </w:rPr>
        <w:t>Query 5</w:t>
      </w:r>
      <w:r>
        <w:rPr>
          <w:rFonts w:ascii="Georgia" w:eastAsia="Georgia" w:hAnsi="Georgia" w:cs="Georgia"/>
          <w:b/>
          <w:bCs/>
          <w:color w:val="434343"/>
          <w:sz w:val="28"/>
          <w:szCs w:val="28"/>
          <w:u w:val="single"/>
        </w:rPr>
        <w:t xml:space="preserve"> (Complex)</w:t>
      </w:r>
      <w:r w:rsidRPr="000A5C1B">
        <w:rPr>
          <w:rFonts w:ascii="Georgia" w:eastAsia="Georgia" w:hAnsi="Georgia" w:cs="Georgia"/>
          <w:b/>
          <w:bCs/>
          <w:color w:val="434343"/>
          <w:sz w:val="28"/>
          <w:szCs w:val="28"/>
          <w:u w:val="single"/>
        </w:rPr>
        <w:t>: Top 5 Companies with Highest Average Daily Return in the Last Month</w:t>
      </w:r>
    </w:p>
    <w:p w14:paraId="2C61377D" w14:textId="7FF1E443" w:rsidR="000A5C1B" w:rsidRDefault="000A5C1B" w:rsidP="000A5C1B">
      <w:pPr>
        <w:rPr>
          <w:rFonts w:ascii="Georgia" w:eastAsia="Georgia" w:hAnsi="Georgia" w:cs="Georgia"/>
          <w:sz w:val="24"/>
          <w:szCs w:val="24"/>
          <w:lang w:val="en-US"/>
        </w:rPr>
      </w:pPr>
      <w:r>
        <w:rPr>
          <w:rFonts w:ascii="Georgia" w:eastAsia="Georgia" w:hAnsi="Georgia" w:cs="Georgia"/>
          <w:sz w:val="24"/>
          <w:szCs w:val="24"/>
          <w:u w:val="single"/>
        </w:rPr>
        <w:t>D</w:t>
      </w:r>
      <w:r w:rsidRPr="000A5C1B">
        <w:rPr>
          <w:rFonts w:ascii="Georgia" w:eastAsia="Georgia" w:hAnsi="Georgia" w:cs="Georgia"/>
          <w:sz w:val="24"/>
          <w:szCs w:val="24"/>
          <w:u w:val="single"/>
        </w:rPr>
        <w:t>escription:</w:t>
      </w:r>
      <w:r>
        <w:rPr>
          <w:rFonts w:ascii="Georgia" w:eastAsia="Georgia" w:hAnsi="Georgia" w:cs="Georgia"/>
          <w:sz w:val="24"/>
          <w:szCs w:val="24"/>
          <w:lang w:val="en-US"/>
        </w:rPr>
        <w:t xml:space="preserve"> </w:t>
      </w:r>
      <w:r w:rsidRPr="000A5C1B">
        <w:rPr>
          <w:rFonts w:ascii="Georgia" w:eastAsia="Georgia" w:hAnsi="Georgia" w:cs="Georgia"/>
          <w:sz w:val="24"/>
          <w:szCs w:val="24"/>
          <w:lang w:val="en-US"/>
        </w:rPr>
        <w:t>This query calculates the average daily return for each company over the last 30 days, ranks companies by average return, and filters to return only the top 5 performing companies. It also shows sector and industry for comparison and calculates volatility (standard deviation of returns) to help identify high-risk, high-return companies.</w:t>
      </w:r>
      <w:ins w:id="21" w:author="Lee, Philip" w:date="2026-03-26T18:23:00Z" w16du:dateUtc="2026-03-26T22:23:00Z">
        <w:r w:rsidR="00836FCD">
          <w:rPr>
            <w:rFonts w:ascii="Georgia" w:eastAsia="Georgia" w:hAnsi="Georgia" w:cs="Georgia"/>
            <w:sz w:val="24"/>
            <w:szCs w:val="24"/>
            <w:lang w:val="en-US"/>
          </w:rPr>
          <w:t xml:space="preserve"> Use primary-price CTE to dedupe PL</w:t>
        </w:r>
      </w:ins>
    </w:p>
    <w:p w14:paraId="736BBD39" w14:textId="77777777" w:rsidR="0078688E" w:rsidRDefault="0078688E" w:rsidP="000A5C1B">
      <w:pPr>
        <w:rPr>
          <w:rFonts w:ascii="Georgia" w:eastAsia="Georgia" w:hAnsi="Georgia" w:cs="Georgia"/>
          <w:sz w:val="24"/>
          <w:szCs w:val="24"/>
          <w:lang w:val="en-US"/>
        </w:rPr>
      </w:pPr>
    </w:p>
    <w:p w14:paraId="7D86449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WITH daily_returns AS (</w:t>
      </w:r>
    </w:p>
    <w:p w14:paraId="23037802"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SELECT</w:t>
      </w:r>
    </w:p>
    <w:p w14:paraId="571F9C19"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pd.company_id,</w:t>
      </w:r>
    </w:p>
    <w:p w14:paraId="72B44DD6"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pd.trading_date,</w:t>
      </w:r>
    </w:p>
    <w:p w14:paraId="0A1AF40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(pd.close - LAG(pd.close) OVER (PARTITION BY pd.company_id ORDER BY pd.trading_date)) / </w:t>
      </w:r>
    </w:p>
    <w:p w14:paraId="47101F3C"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LAG(pd.close) OVER (PARTITION BY pd.company_id ORDER BY pd.trading_date) AS daily_return</w:t>
      </w:r>
    </w:p>
    <w:p w14:paraId="508B1C3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FROM price_daily pd</w:t>
      </w:r>
    </w:p>
    <w:p w14:paraId="03C60E2D"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WHERE pd.trading_date &gt;= CURRENT_DATE - INTERVAL '30 days'</w:t>
      </w:r>
    </w:p>
    <w:p w14:paraId="601A7D8E"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w:t>
      </w:r>
    </w:p>
    <w:p w14:paraId="734FAD0A" w14:textId="77777777" w:rsidR="0078688E" w:rsidRPr="0078688E" w:rsidRDefault="0078688E" w:rsidP="0078688E">
      <w:pPr>
        <w:rPr>
          <w:rFonts w:ascii="Georgia" w:eastAsia="Georgia" w:hAnsi="Georgia" w:cs="Georgia"/>
          <w:sz w:val="24"/>
          <w:szCs w:val="24"/>
          <w:lang w:val="en-US"/>
        </w:rPr>
      </w:pPr>
    </w:p>
    <w:p w14:paraId="52AE4D8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return_stats AS (</w:t>
      </w:r>
    </w:p>
    <w:p w14:paraId="03E0CEF2"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SELECT</w:t>
      </w:r>
    </w:p>
    <w:p w14:paraId="626FD568"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dr.company_id,</w:t>
      </w:r>
    </w:p>
    <w:p w14:paraId="775AD929"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AVG(dr.daily_return) AS avg_daily_return,</w:t>
      </w:r>
    </w:p>
    <w:p w14:paraId="7349E6B0"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lastRenderedPageBreak/>
        <w:t xml:space="preserve">        STDDEV(dr.daily_return) AS return_volatility</w:t>
      </w:r>
    </w:p>
    <w:p w14:paraId="7523E43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FROM daily_returns dr</w:t>
      </w:r>
    </w:p>
    <w:p w14:paraId="7CF83DE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GROUP BY dr.company_id</w:t>
      </w:r>
    </w:p>
    <w:p w14:paraId="5A6B618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w:t>
      </w:r>
    </w:p>
    <w:p w14:paraId="6488F15F" w14:textId="77777777" w:rsidR="0078688E" w:rsidRPr="0078688E" w:rsidRDefault="0078688E" w:rsidP="0078688E">
      <w:pPr>
        <w:rPr>
          <w:rFonts w:ascii="Georgia" w:eastAsia="Georgia" w:hAnsi="Georgia" w:cs="Georgia"/>
          <w:sz w:val="24"/>
          <w:szCs w:val="24"/>
          <w:lang w:val="en-US"/>
        </w:rPr>
      </w:pPr>
    </w:p>
    <w:p w14:paraId="74A0C358"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SELECT</w:t>
      </w:r>
    </w:p>
    <w:p w14:paraId="5672EE2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c.ticker,</w:t>
      </w:r>
    </w:p>
    <w:p w14:paraId="1226DFEE"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c.company_name,</w:t>
      </w:r>
    </w:p>
    <w:p w14:paraId="786962C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i.industry_name,</w:t>
      </w:r>
    </w:p>
    <w:p w14:paraId="7E00859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s.sector_name,</w:t>
      </w:r>
    </w:p>
    <w:p w14:paraId="751330A6"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rs.avg_daily_return,</w:t>
      </w:r>
    </w:p>
    <w:p w14:paraId="7C3E554D"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rs.return_volatility,</w:t>
      </w:r>
    </w:p>
    <w:p w14:paraId="7E5B54B1"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 xml:space="preserve">    RANK() OVER (ORDER BY rs.avg_daily_return DESC) AS return_rank</w:t>
      </w:r>
    </w:p>
    <w:p w14:paraId="10CD15E5"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FROM return_stats rs</w:t>
      </w:r>
    </w:p>
    <w:p w14:paraId="26CDB4F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JOIN company c ON rs.company_id = c.company_id</w:t>
      </w:r>
    </w:p>
    <w:p w14:paraId="3CA3C869"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JOIN public."Industry" i ON c.industry_id = i.industry_id</w:t>
      </w:r>
    </w:p>
    <w:p w14:paraId="724C40D4"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JOIN public."Sector" s ON i.sector_id = s.sector_id</w:t>
      </w:r>
    </w:p>
    <w:p w14:paraId="725FF94D"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ORDER BY return_rank</w:t>
      </w:r>
    </w:p>
    <w:p w14:paraId="52573B1D" w14:textId="66EBFB94" w:rsidR="0078688E" w:rsidRDefault="0078688E" w:rsidP="0078688E">
      <w:pPr>
        <w:rPr>
          <w:rFonts w:ascii="Georgia" w:eastAsia="Georgia" w:hAnsi="Georgia" w:cs="Georgia"/>
          <w:sz w:val="24"/>
          <w:szCs w:val="24"/>
          <w:lang w:val="en-US"/>
        </w:rPr>
      </w:pPr>
      <w:r w:rsidRPr="0078688E">
        <w:rPr>
          <w:rFonts w:ascii="Georgia" w:eastAsia="Georgia" w:hAnsi="Georgia" w:cs="Georgia"/>
          <w:sz w:val="24"/>
          <w:szCs w:val="24"/>
          <w:lang w:val="en-US"/>
        </w:rPr>
        <w:t>LIMIT 5;</w:t>
      </w:r>
    </w:p>
    <w:p w14:paraId="70AE0B29" w14:textId="77777777" w:rsidR="000A5C1B" w:rsidRDefault="000A5C1B" w:rsidP="000A5C1B">
      <w:pPr>
        <w:rPr>
          <w:rFonts w:ascii="Georgia" w:eastAsia="Georgia" w:hAnsi="Georgia" w:cs="Georgia"/>
          <w:sz w:val="24"/>
          <w:szCs w:val="24"/>
          <w:lang w:val="en-US"/>
        </w:rPr>
      </w:pPr>
    </w:p>
    <w:p w14:paraId="09581290" w14:textId="77777777" w:rsidR="000A5C1B" w:rsidRDefault="000A5C1B" w:rsidP="000A5C1B">
      <w:pPr>
        <w:rPr>
          <w:rFonts w:ascii="Georgia" w:eastAsia="Georgia" w:hAnsi="Georgia" w:cs="Georgia"/>
          <w:sz w:val="24"/>
          <w:szCs w:val="24"/>
          <w:lang w:val="en-US"/>
        </w:rPr>
      </w:pPr>
    </w:p>
    <w:p w14:paraId="569ACCE6" w14:textId="563B6583" w:rsidR="000A5C1B" w:rsidRPr="000A5C1B" w:rsidRDefault="000A5C1B" w:rsidP="000A5C1B">
      <w:pPr>
        <w:rPr>
          <w:rFonts w:ascii="Georgia" w:eastAsia="Georgia" w:hAnsi="Georgia" w:cs="Georgia"/>
          <w:b/>
          <w:bCs/>
          <w:color w:val="434343"/>
          <w:sz w:val="28"/>
          <w:szCs w:val="28"/>
          <w:u w:val="single"/>
        </w:rPr>
      </w:pPr>
      <w:r w:rsidRPr="000A5C1B">
        <w:rPr>
          <w:rFonts w:ascii="Georgia" w:eastAsia="Georgia" w:hAnsi="Georgia" w:cs="Georgia"/>
          <w:b/>
          <w:bCs/>
          <w:color w:val="434343"/>
          <w:sz w:val="28"/>
          <w:szCs w:val="28"/>
          <w:u w:val="single"/>
        </w:rPr>
        <w:t xml:space="preserve">Query </w:t>
      </w:r>
      <w:r>
        <w:rPr>
          <w:rFonts w:ascii="Georgia" w:eastAsia="Georgia" w:hAnsi="Georgia" w:cs="Georgia"/>
          <w:b/>
          <w:bCs/>
          <w:color w:val="434343"/>
          <w:sz w:val="28"/>
          <w:szCs w:val="28"/>
          <w:u w:val="single"/>
        </w:rPr>
        <w:t>6</w:t>
      </w:r>
      <w:r w:rsidRPr="000A5C1B">
        <w:rPr>
          <w:rFonts w:ascii="Georgia" w:eastAsia="Georgia" w:hAnsi="Georgia" w:cs="Georgia"/>
          <w:b/>
          <w:bCs/>
          <w:color w:val="434343"/>
          <w:sz w:val="28"/>
          <w:szCs w:val="28"/>
          <w:u w:val="single"/>
        </w:rPr>
        <w:t>: Sector-wise Momentum Analysis – Companies Outperforming Their Sector in Last 7 Days</w:t>
      </w:r>
    </w:p>
    <w:p w14:paraId="0BB37677" w14:textId="4BCBB2CC" w:rsidR="000A5C1B" w:rsidRPr="00836FCD" w:rsidRDefault="000A5C1B" w:rsidP="000A5C1B">
      <w:pPr>
        <w:rPr>
          <w:rFonts w:ascii="Georgia" w:hAnsi="Georgia"/>
          <w:sz w:val="24"/>
          <w:szCs w:val="24"/>
          <w:rPrChange w:id="22" w:author="Lee, Philip" w:date="2026-03-26T18:24:00Z" w16du:dateUtc="2026-03-26T22:24:00Z">
            <w:rPr/>
          </w:rPrChange>
        </w:rPr>
      </w:pPr>
      <w:r w:rsidRPr="00836FCD">
        <w:rPr>
          <w:rFonts w:ascii="Georgia" w:eastAsia="Georgia" w:hAnsi="Georgia" w:cs="Georgia"/>
          <w:sz w:val="24"/>
          <w:szCs w:val="24"/>
          <w:u w:val="single"/>
        </w:rPr>
        <w:t>Description</w:t>
      </w:r>
      <w:r w:rsidRPr="00836FCD">
        <w:rPr>
          <w:rFonts w:ascii="Georgia" w:eastAsia="Georgia" w:hAnsi="Georgia" w:cs="Georgia"/>
          <w:b/>
          <w:bCs/>
          <w:sz w:val="24"/>
          <w:szCs w:val="24"/>
          <w:lang w:val="en-US"/>
        </w:rPr>
        <w:t>:</w:t>
      </w:r>
      <w:r w:rsidRPr="00836FCD">
        <w:rPr>
          <w:rFonts w:ascii="Georgia" w:eastAsia="Georgia" w:hAnsi="Georgia" w:cs="Georgia"/>
          <w:sz w:val="24"/>
          <w:szCs w:val="24"/>
          <w:lang w:val="en-US"/>
        </w:rPr>
        <w:t xml:space="preserve"> </w:t>
      </w:r>
      <w:r w:rsidRPr="00836FCD">
        <w:rPr>
          <w:rFonts w:ascii="Georgia" w:hAnsi="Georgia"/>
          <w:sz w:val="24"/>
          <w:szCs w:val="24"/>
          <w:rPrChange w:id="23" w:author="Lee, Philip" w:date="2026-03-26T18:24:00Z" w16du:dateUtc="2026-03-26T22:24:00Z">
            <w:rPr/>
          </w:rPrChange>
        </w:rPr>
        <w:t>This query identifies companies whose 7-day cumulative returns exceed the average cumulative return of their sector over the same period. It ranks companies within each sector, allowing for sector-relative momentum analysis.</w:t>
      </w:r>
      <w:ins w:id="24" w:author="Lee, Philip" w:date="2026-03-26T18:24:00Z" w16du:dateUtc="2026-03-26T22:24:00Z">
        <w:r w:rsidR="00836FCD">
          <w:rPr>
            <w:rFonts w:ascii="Georgia" w:hAnsi="Georgia"/>
            <w:sz w:val="24"/>
            <w:szCs w:val="24"/>
          </w:rPr>
          <w:t xml:space="preserve"> Rewrite to compute 7-trading-day returns using LAG</w:t>
        </w:r>
      </w:ins>
      <w:ins w:id="25" w:author="Lee, Philip" w:date="2026-03-26T18:25:00Z" w16du:dateUtc="2026-03-26T22:25:00Z">
        <w:r w:rsidR="00836FCD">
          <w:rPr>
            <w:rFonts w:ascii="Georgia" w:hAnsi="Georgia"/>
            <w:sz w:val="24"/>
            <w:szCs w:val="24"/>
          </w:rPr>
          <w:t xml:space="preserve">(close, 7) on full series, then filter to latest day and compare to sector average. Date filter before LAG will produce multiple rows per company PL. </w:t>
        </w:r>
      </w:ins>
    </w:p>
    <w:p w14:paraId="5981828F" w14:textId="77777777" w:rsidR="000A5C1B" w:rsidRPr="00836FCD" w:rsidRDefault="000A5C1B" w:rsidP="000A5C1B">
      <w:pPr>
        <w:rPr>
          <w:rFonts w:ascii="Georgia" w:eastAsia="Georgia" w:hAnsi="Georgia" w:cs="Georgia"/>
          <w:sz w:val="24"/>
          <w:szCs w:val="24"/>
          <w:lang w:val="en-US"/>
        </w:rPr>
      </w:pPr>
    </w:p>
    <w:p w14:paraId="21E3E39D" w14:textId="77777777" w:rsidR="0078688E" w:rsidRPr="00836FCD" w:rsidRDefault="0078688E" w:rsidP="0078688E">
      <w:pPr>
        <w:rPr>
          <w:rFonts w:ascii="Georgia" w:hAnsi="Georgia"/>
          <w:sz w:val="24"/>
          <w:szCs w:val="24"/>
          <w:lang w:val="en-US"/>
          <w:rPrChange w:id="26" w:author="Lee, Philip" w:date="2026-03-26T18:24:00Z" w16du:dateUtc="2026-03-26T22:24:00Z">
            <w:rPr>
              <w:lang w:val="en-US"/>
            </w:rPr>
          </w:rPrChange>
        </w:rPr>
      </w:pPr>
      <w:r w:rsidRPr="00836FCD">
        <w:rPr>
          <w:rFonts w:ascii="Georgia" w:hAnsi="Georgia"/>
          <w:sz w:val="24"/>
          <w:szCs w:val="24"/>
          <w:lang w:val="en-US"/>
          <w:rPrChange w:id="27" w:author="Lee, Philip" w:date="2026-03-26T18:24:00Z" w16du:dateUtc="2026-03-26T22:24:00Z">
            <w:rPr>
              <w:lang w:val="en-US"/>
            </w:rPr>
          </w:rPrChange>
        </w:rPr>
        <w:t>WITH recent_prices AS (</w:t>
      </w:r>
    </w:p>
    <w:p w14:paraId="3E9FD327" w14:textId="77777777" w:rsidR="0078688E" w:rsidRPr="00836FCD" w:rsidRDefault="0078688E" w:rsidP="0078688E">
      <w:pPr>
        <w:rPr>
          <w:rFonts w:ascii="Georgia" w:hAnsi="Georgia"/>
          <w:sz w:val="24"/>
          <w:szCs w:val="24"/>
          <w:lang w:val="en-US"/>
          <w:rPrChange w:id="28" w:author="Lee, Philip" w:date="2026-03-26T18:24:00Z" w16du:dateUtc="2026-03-26T22:24:00Z">
            <w:rPr>
              <w:lang w:val="en-US"/>
            </w:rPr>
          </w:rPrChange>
        </w:rPr>
      </w:pPr>
      <w:r w:rsidRPr="00836FCD">
        <w:rPr>
          <w:rFonts w:ascii="Georgia" w:hAnsi="Georgia"/>
          <w:sz w:val="24"/>
          <w:szCs w:val="24"/>
          <w:lang w:val="en-US"/>
          <w:rPrChange w:id="29" w:author="Lee, Philip" w:date="2026-03-26T18:24:00Z" w16du:dateUtc="2026-03-26T22:24:00Z">
            <w:rPr>
              <w:lang w:val="en-US"/>
            </w:rPr>
          </w:rPrChange>
        </w:rPr>
        <w:t xml:space="preserve">    SELECT</w:t>
      </w:r>
    </w:p>
    <w:p w14:paraId="14746633" w14:textId="77777777" w:rsidR="0078688E" w:rsidRPr="00836FCD" w:rsidRDefault="0078688E" w:rsidP="0078688E">
      <w:pPr>
        <w:rPr>
          <w:rFonts w:ascii="Georgia" w:hAnsi="Georgia"/>
          <w:sz w:val="24"/>
          <w:szCs w:val="24"/>
          <w:lang w:val="en-US"/>
          <w:rPrChange w:id="30" w:author="Lee, Philip" w:date="2026-03-26T18:24:00Z" w16du:dateUtc="2026-03-26T22:24:00Z">
            <w:rPr>
              <w:lang w:val="en-US"/>
            </w:rPr>
          </w:rPrChange>
        </w:rPr>
      </w:pPr>
      <w:r w:rsidRPr="00836FCD">
        <w:rPr>
          <w:rFonts w:ascii="Georgia" w:hAnsi="Georgia"/>
          <w:sz w:val="24"/>
          <w:szCs w:val="24"/>
          <w:lang w:val="en-US"/>
          <w:rPrChange w:id="31" w:author="Lee, Philip" w:date="2026-03-26T18:24:00Z" w16du:dateUtc="2026-03-26T22:24:00Z">
            <w:rPr>
              <w:lang w:val="en-US"/>
            </w:rPr>
          </w:rPrChange>
        </w:rPr>
        <w:t xml:space="preserve">        pd.company_id,</w:t>
      </w:r>
    </w:p>
    <w:p w14:paraId="50815CA3" w14:textId="77777777" w:rsidR="0078688E" w:rsidRPr="00836FCD" w:rsidRDefault="0078688E" w:rsidP="0078688E">
      <w:pPr>
        <w:rPr>
          <w:rFonts w:ascii="Georgia" w:hAnsi="Georgia"/>
          <w:sz w:val="24"/>
          <w:szCs w:val="24"/>
          <w:lang w:val="en-US"/>
          <w:rPrChange w:id="32" w:author="Lee, Philip" w:date="2026-03-26T18:24:00Z" w16du:dateUtc="2026-03-26T22:24:00Z">
            <w:rPr>
              <w:lang w:val="en-US"/>
            </w:rPr>
          </w:rPrChange>
        </w:rPr>
      </w:pPr>
      <w:r w:rsidRPr="00836FCD">
        <w:rPr>
          <w:rFonts w:ascii="Georgia" w:hAnsi="Georgia"/>
          <w:sz w:val="24"/>
          <w:szCs w:val="24"/>
          <w:lang w:val="en-US"/>
          <w:rPrChange w:id="33" w:author="Lee, Philip" w:date="2026-03-26T18:24:00Z" w16du:dateUtc="2026-03-26T22:24:00Z">
            <w:rPr>
              <w:lang w:val="en-US"/>
            </w:rPr>
          </w:rPrChange>
        </w:rPr>
        <w:t xml:space="preserve">        pd.trading_date,</w:t>
      </w:r>
    </w:p>
    <w:p w14:paraId="0DCBB634" w14:textId="77777777" w:rsidR="0078688E" w:rsidRPr="00836FCD" w:rsidRDefault="0078688E" w:rsidP="0078688E">
      <w:pPr>
        <w:rPr>
          <w:rFonts w:ascii="Georgia" w:hAnsi="Georgia"/>
          <w:sz w:val="24"/>
          <w:szCs w:val="24"/>
          <w:lang w:val="en-US"/>
          <w:rPrChange w:id="34" w:author="Lee, Philip" w:date="2026-03-26T18:24:00Z" w16du:dateUtc="2026-03-26T22:24:00Z">
            <w:rPr>
              <w:lang w:val="en-US"/>
            </w:rPr>
          </w:rPrChange>
        </w:rPr>
      </w:pPr>
      <w:r w:rsidRPr="00836FCD">
        <w:rPr>
          <w:rFonts w:ascii="Georgia" w:hAnsi="Georgia"/>
          <w:sz w:val="24"/>
          <w:szCs w:val="24"/>
          <w:lang w:val="en-US"/>
          <w:rPrChange w:id="35" w:author="Lee, Philip" w:date="2026-03-26T18:24:00Z" w16du:dateUtc="2026-03-26T22:24:00Z">
            <w:rPr>
              <w:lang w:val="en-US"/>
            </w:rPr>
          </w:rPrChange>
        </w:rPr>
        <w:t xml:space="preserve">        pd.close,</w:t>
      </w:r>
    </w:p>
    <w:p w14:paraId="5B19AC53" w14:textId="77777777" w:rsidR="0078688E" w:rsidRPr="00836FCD" w:rsidRDefault="0078688E" w:rsidP="0078688E">
      <w:pPr>
        <w:rPr>
          <w:rFonts w:ascii="Georgia" w:hAnsi="Georgia"/>
          <w:sz w:val="24"/>
          <w:szCs w:val="24"/>
          <w:lang w:val="en-US"/>
          <w:rPrChange w:id="36" w:author="Lee, Philip" w:date="2026-03-26T18:24:00Z" w16du:dateUtc="2026-03-26T22:24:00Z">
            <w:rPr>
              <w:lang w:val="en-US"/>
            </w:rPr>
          </w:rPrChange>
        </w:rPr>
      </w:pPr>
      <w:r w:rsidRPr="00836FCD">
        <w:rPr>
          <w:rFonts w:ascii="Georgia" w:hAnsi="Georgia"/>
          <w:sz w:val="24"/>
          <w:szCs w:val="24"/>
          <w:lang w:val="en-US"/>
          <w:rPrChange w:id="37" w:author="Lee, Philip" w:date="2026-03-26T18:24:00Z" w16du:dateUtc="2026-03-26T22:24:00Z">
            <w:rPr>
              <w:lang w:val="en-US"/>
            </w:rPr>
          </w:rPrChange>
        </w:rPr>
        <w:t xml:space="preserve">        LAG(pd.close, 7) OVER (PARTITION BY pd.company_id ORDER BY pd.trading_date) AS close_7_days_ago</w:t>
      </w:r>
    </w:p>
    <w:p w14:paraId="02F4D847" w14:textId="77777777" w:rsidR="0078688E" w:rsidRPr="00836FCD" w:rsidRDefault="0078688E" w:rsidP="0078688E">
      <w:pPr>
        <w:rPr>
          <w:rFonts w:ascii="Georgia" w:hAnsi="Georgia"/>
          <w:sz w:val="24"/>
          <w:szCs w:val="24"/>
          <w:lang w:val="en-US"/>
          <w:rPrChange w:id="38" w:author="Lee, Philip" w:date="2026-03-26T18:24:00Z" w16du:dateUtc="2026-03-26T22:24:00Z">
            <w:rPr>
              <w:lang w:val="en-US"/>
            </w:rPr>
          </w:rPrChange>
        </w:rPr>
      </w:pPr>
      <w:r w:rsidRPr="00836FCD">
        <w:rPr>
          <w:rFonts w:ascii="Georgia" w:hAnsi="Georgia"/>
          <w:sz w:val="24"/>
          <w:szCs w:val="24"/>
          <w:lang w:val="en-US"/>
          <w:rPrChange w:id="39" w:author="Lee, Philip" w:date="2026-03-26T18:24:00Z" w16du:dateUtc="2026-03-26T22:24:00Z">
            <w:rPr>
              <w:lang w:val="en-US"/>
            </w:rPr>
          </w:rPrChange>
        </w:rPr>
        <w:t xml:space="preserve">    FROM price_daily pd</w:t>
      </w:r>
    </w:p>
    <w:p w14:paraId="0619D365" w14:textId="77777777" w:rsidR="0078688E" w:rsidRPr="00836FCD" w:rsidRDefault="0078688E" w:rsidP="0078688E">
      <w:pPr>
        <w:rPr>
          <w:rFonts w:ascii="Georgia" w:hAnsi="Georgia"/>
          <w:sz w:val="24"/>
          <w:szCs w:val="24"/>
          <w:lang w:val="en-US"/>
          <w:rPrChange w:id="40" w:author="Lee, Philip" w:date="2026-03-26T18:24:00Z" w16du:dateUtc="2026-03-26T22:24:00Z">
            <w:rPr>
              <w:lang w:val="en-US"/>
            </w:rPr>
          </w:rPrChange>
        </w:rPr>
      </w:pPr>
      <w:r w:rsidRPr="00836FCD">
        <w:rPr>
          <w:rFonts w:ascii="Georgia" w:hAnsi="Georgia"/>
          <w:sz w:val="24"/>
          <w:szCs w:val="24"/>
          <w:lang w:val="en-US"/>
          <w:rPrChange w:id="41" w:author="Lee, Philip" w:date="2026-03-26T18:24:00Z" w16du:dateUtc="2026-03-26T22:24:00Z">
            <w:rPr>
              <w:lang w:val="en-US"/>
            </w:rPr>
          </w:rPrChange>
        </w:rPr>
        <w:t xml:space="preserve">    WHERE pd.trading_date &gt;= CURRENT_DATE - INTERVAL '7 days'</w:t>
      </w:r>
    </w:p>
    <w:p w14:paraId="27CF74A1" w14:textId="77777777" w:rsidR="0078688E" w:rsidRPr="00836FCD" w:rsidRDefault="0078688E" w:rsidP="0078688E">
      <w:pPr>
        <w:rPr>
          <w:rFonts w:ascii="Georgia" w:hAnsi="Georgia"/>
          <w:sz w:val="24"/>
          <w:szCs w:val="24"/>
          <w:lang w:val="en-US"/>
          <w:rPrChange w:id="42" w:author="Lee, Philip" w:date="2026-03-26T18:24:00Z" w16du:dateUtc="2026-03-26T22:24:00Z">
            <w:rPr>
              <w:lang w:val="en-US"/>
            </w:rPr>
          </w:rPrChange>
        </w:rPr>
      </w:pPr>
      <w:r w:rsidRPr="00836FCD">
        <w:rPr>
          <w:rFonts w:ascii="Georgia" w:hAnsi="Georgia"/>
          <w:sz w:val="24"/>
          <w:szCs w:val="24"/>
          <w:lang w:val="en-US"/>
          <w:rPrChange w:id="43" w:author="Lee, Philip" w:date="2026-03-26T18:24:00Z" w16du:dateUtc="2026-03-26T22:24:00Z">
            <w:rPr>
              <w:lang w:val="en-US"/>
            </w:rPr>
          </w:rPrChange>
        </w:rPr>
        <w:t>),</w:t>
      </w:r>
    </w:p>
    <w:p w14:paraId="5CBA1207" w14:textId="77777777" w:rsidR="0078688E" w:rsidRPr="00836FCD" w:rsidRDefault="0078688E" w:rsidP="0078688E">
      <w:pPr>
        <w:rPr>
          <w:rFonts w:ascii="Georgia" w:hAnsi="Georgia"/>
          <w:sz w:val="24"/>
          <w:szCs w:val="24"/>
          <w:lang w:val="en-US"/>
          <w:rPrChange w:id="44" w:author="Lee, Philip" w:date="2026-03-26T18:24:00Z" w16du:dateUtc="2026-03-26T22:24:00Z">
            <w:rPr>
              <w:lang w:val="en-US"/>
            </w:rPr>
          </w:rPrChange>
        </w:rPr>
      </w:pPr>
    </w:p>
    <w:p w14:paraId="6952876C" w14:textId="77777777" w:rsidR="0078688E" w:rsidRPr="00836FCD" w:rsidRDefault="0078688E" w:rsidP="0078688E">
      <w:pPr>
        <w:rPr>
          <w:rFonts w:ascii="Georgia" w:hAnsi="Georgia"/>
          <w:sz w:val="24"/>
          <w:szCs w:val="24"/>
          <w:lang w:val="en-US"/>
          <w:rPrChange w:id="45" w:author="Lee, Philip" w:date="2026-03-26T18:24:00Z" w16du:dateUtc="2026-03-26T22:24:00Z">
            <w:rPr>
              <w:lang w:val="en-US"/>
            </w:rPr>
          </w:rPrChange>
        </w:rPr>
      </w:pPr>
      <w:r w:rsidRPr="00836FCD">
        <w:rPr>
          <w:rFonts w:ascii="Georgia" w:hAnsi="Georgia"/>
          <w:sz w:val="24"/>
          <w:szCs w:val="24"/>
          <w:lang w:val="en-US"/>
          <w:rPrChange w:id="46" w:author="Lee, Philip" w:date="2026-03-26T18:24:00Z" w16du:dateUtc="2026-03-26T22:24:00Z">
            <w:rPr>
              <w:lang w:val="en-US"/>
            </w:rPr>
          </w:rPrChange>
        </w:rPr>
        <w:t>cumulative_returns AS (</w:t>
      </w:r>
    </w:p>
    <w:p w14:paraId="1E22198C" w14:textId="77777777" w:rsidR="0078688E" w:rsidRPr="00836FCD" w:rsidRDefault="0078688E" w:rsidP="0078688E">
      <w:pPr>
        <w:rPr>
          <w:rFonts w:ascii="Georgia" w:hAnsi="Georgia"/>
          <w:sz w:val="24"/>
          <w:szCs w:val="24"/>
          <w:lang w:val="en-US"/>
          <w:rPrChange w:id="47" w:author="Lee, Philip" w:date="2026-03-26T18:24:00Z" w16du:dateUtc="2026-03-26T22:24:00Z">
            <w:rPr>
              <w:lang w:val="en-US"/>
            </w:rPr>
          </w:rPrChange>
        </w:rPr>
      </w:pPr>
      <w:r w:rsidRPr="00836FCD">
        <w:rPr>
          <w:rFonts w:ascii="Georgia" w:hAnsi="Georgia"/>
          <w:sz w:val="24"/>
          <w:szCs w:val="24"/>
          <w:lang w:val="en-US"/>
          <w:rPrChange w:id="48" w:author="Lee, Philip" w:date="2026-03-26T18:24:00Z" w16du:dateUtc="2026-03-26T22:24:00Z">
            <w:rPr>
              <w:lang w:val="en-US"/>
            </w:rPr>
          </w:rPrChange>
        </w:rPr>
        <w:t xml:space="preserve">    SELECT</w:t>
      </w:r>
    </w:p>
    <w:p w14:paraId="1D3AC523" w14:textId="77777777" w:rsidR="0078688E" w:rsidRPr="00836FCD" w:rsidRDefault="0078688E" w:rsidP="0078688E">
      <w:pPr>
        <w:rPr>
          <w:rFonts w:ascii="Georgia" w:hAnsi="Georgia"/>
          <w:sz w:val="24"/>
          <w:szCs w:val="24"/>
          <w:lang w:val="en-US"/>
          <w:rPrChange w:id="49" w:author="Lee, Philip" w:date="2026-03-26T18:24:00Z" w16du:dateUtc="2026-03-26T22:24:00Z">
            <w:rPr>
              <w:lang w:val="en-US"/>
            </w:rPr>
          </w:rPrChange>
        </w:rPr>
      </w:pPr>
      <w:r w:rsidRPr="00836FCD">
        <w:rPr>
          <w:rFonts w:ascii="Georgia" w:hAnsi="Georgia"/>
          <w:sz w:val="24"/>
          <w:szCs w:val="24"/>
          <w:lang w:val="en-US"/>
          <w:rPrChange w:id="50" w:author="Lee, Philip" w:date="2026-03-26T18:24:00Z" w16du:dateUtc="2026-03-26T22:24:00Z">
            <w:rPr>
              <w:lang w:val="en-US"/>
            </w:rPr>
          </w:rPrChange>
        </w:rPr>
        <w:t xml:space="preserve">        rp.company_id,</w:t>
      </w:r>
    </w:p>
    <w:p w14:paraId="72A988CF" w14:textId="77777777" w:rsidR="0078688E" w:rsidRPr="00836FCD" w:rsidRDefault="0078688E" w:rsidP="0078688E">
      <w:pPr>
        <w:rPr>
          <w:rFonts w:ascii="Georgia" w:hAnsi="Georgia"/>
          <w:sz w:val="24"/>
          <w:szCs w:val="24"/>
          <w:lang w:val="en-US"/>
          <w:rPrChange w:id="51" w:author="Lee, Philip" w:date="2026-03-26T18:24:00Z" w16du:dateUtc="2026-03-26T22:24:00Z">
            <w:rPr>
              <w:lang w:val="en-US"/>
            </w:rPr>
          </w:rPrChange>
        </w:rPr>
      </w:pPr>
      <w:r w:rsidRPr="00836FCD">
        <w:rPr>
          <w:rFonts w:ascii="Georgia" w:hAnsi="Georgia"/>
          <w:sz w:val="24"/>
          <w:szCs w:val="24"/>
          <w:lang w:val="en-US"/>
          <w:rPrChange w:id="52" w:author="Lee, Philip" w:date="2026-03-26T18:24:00Z" w16du:dateUtc="2026-03-26T22:24:00Z">
            <w:rPr>
              <w:lang w:val="en-US"/>
            </w:rPr>
          </w:rPrChange>
        </w:rPr>
        <w:t xml:space="preserve">        ((rp.close - rp.close_7_days_ago) / rp.close_7_days_ago) * 100 AS return_7_days</w:t>
      </w:r>
    </w:p>
    <w:p w14:paraId="6CF256C5" w14:textId="77777777" w:rsidR="0078688E" w:rsidRPr="00836FCD" w:rsidRDefault="0078688E" w:rsidP="0078688E">
      <w:pPr>
        <w:rPr>
          <w:rFonts w:ascii="Georgia" w:hAnsi="Georgia"/>
          <w:sz w:val="24"/>
          <w:szCs w:val="24"/>
          <w:lang w:val="en-US"/>
          <w:rPrChange w:id="53" w:author="Lee, Philip" w:date="2026-03-26T18:24:00Z" w16du:dateUtc="2026-03-26T22:24:00Z">
            <w:rPr>
              <w:lang w:val="en-US"/>
            </w:rPr>
          </w:rPrChange>
        </w:rPr>
      </w:pPr>
      <w:r w:rsidRPr="00836FCD">
        <w:rPr>
          <w:rFonts w:ascii="Georgia" w:hAnsi="Georgia"/>
          <w:sz w:val="24"/>
          <w:szCs w:val="24"/>
          <w:lang w:val="en-US"/>
          <w:rPrChange w:id="54" w:author="Lee, Philip" w:date="2026-03-26T18:24:00Z" w16du:dateUtc="2026-03-26T22:24:00Z">
            <w:rPr>
              <w:lang w:val="en-US"/>
            </w:rPr>
          </w:rPrChange>
        </w:rPr>
        <w:t xml:space="preserve">    FROM recent_prices rp</w:t>
      </w:r>
    </w:p>
    <w:p w14:paraId="27F7C139" w14:textId="77777777" w:rsidR="0078688E" w:rsidRPr="00836FCD" w:rsidRDefault="0078688E" w:rsidP="0078688E">
      <w:pPr>
        <w:rPr>
          <w:rFonts w:ascii="Georgia" w:hAnsi="Georgia"/>
          <w:sz w:val="24"/>
          <w:szCs w:val="24"/>
          <w:lang w:val="en-US"/>
          <w:rPrChange w:id="55" w:author="Lee, Philip" w:date="2026-03-26T18:24:00Z" w16du:dateUtc="2026-03-26T22:24:00Z">
            <w:rPr>
              <w:lang w:val="en-US"/>
            </w:rPr>
          </w:rPrChange>
        </w:rPr>
      </w:pPr>
      <w:r w:rsidRPr="00836FCD">
        <w:rPr>
          <w:rFonts w:ascii="Georgia" w:hAnsi="Georgia"/>
          <w:sz w:val="24"/>
          <w:szCs w:val="24"/>
          <w:lang w:val="en-US"/>
          <w:rPrChange w:id="56" w:author="Lee, Philip" w:date="2026-03-26T18:24:00Z" w16du:dateUtc="2026-03-26T22:24:00Z">
            <w:rPr>
              <w:lang w:val="en-US"/>
            </w:rPr>
          </w:rPrChange>
        </w:rPr>
        <w:t xml:space="preserve">    WHERE rp.close_7_days_ago IS NOT NULL</w:t>
      </w:r>
    </w:p>
    <w:p w14:paraId="66BC72B5" w14:textId="77777777" w:rsidR="0078688E" w:rsidRPr="00836FCD" w:rsidRDefault="0078688E" w:rsidP="0078688E">
      <w:pPr>
        <w:rPr>
          <w:rFonts w:ascii="Georgia" w:hAnsi="Georgia"/>
          <w:sz w:val="24"/>
          <w:szCs w:val="24"/>
          <w:lang w:val="en-US"/>
          <w:rPrChange w:id="57" w:author="Lee, Philip" w:date="2026-03-26T18:24:00Z" w16du:dateUtc="2026-03-26T22:24:00Z">
            <w:rPr>
              <w:lang w:val="en-US"/>
            </w:rPr>
          </w:rPrChange>
        </w:rPr>
      </w:pPr>
      <w:r w:rsidRPr="00836FCD">
        <w:rPr>
          <w:rFonts w:ascii="Georgia" w:hAnsi="Georgia"/>
          <w:sz w:val="24"/>
          <w:szCs w:val="24"/>
          <w:lang w:val="en-US"/>
          <w:rPrChange w:id="58" w:author="Lee, Philip" w:date="2026-03-26T18:24:00Z" w16du:dateUtc="2026-03-26T22:24:00Z">
            <w:rPr>
              <w:lang w:val="en-US"/>
            </w:rPr>
          </w:rPrChange>
        </w:rPr>
        <w:t>),</w:t>
      </w:r>
    </w:p>
    <w:p w14:paraId="66898323" w14:textId="77777777" w:rsidR="0078688E" w:rsidRPr="00836FCD" w:rsidRDefault="0078688E" w:rsidP="0078688E">
      <w:pPr>
        <w:rPr>
          <w:rFonts w:ascii="Georgia" w:hAnsi="Georgia"/>
          <w:sz w:val="24"/>
          <w:szCs w:val="24"/>
          <w:lang w:val="en-US"/>
          <w:rPrChange w:id="59" w:author="Lee, Philip" w:date="2026-03-26T18:24:00Z" w16du:dateUtc="2026-03-26T22:24:00Z">
            <w:rPr>
              <w:lang w:val="en-US"/>
            </w:rPr>
          </w:rPrChange>
        </w:rPr>
      </w:pPr>
    </w:p>
    <w:p w14:paraId="4478B972" w14:textId="77777777" w:rsidR="0078688E" w:rsidRPr="00836FCD" w:rsidRDefault="0078688E" w:rsidP="0078688E">
      <w:pPr>
        <w:rPr>
          <w:rFonts w:ascii="Georgia" w:hAnsi="Georgia"/>
          <w:sz w:val="24"/>
          <w:szCs w:val="24"/>
          <w:lang w:val="en-US"/>
          <w:rPrChange w:id="60" w:author="Lee, Philip" w:date="2026-03-26T18:24:00Z" w16du:dateUtc="2026-03-26T22:24:00Z">
            <w:rPr>
              <w:lang w:val="en-US"/>
            </w:rPr>
          </w:rPrChange>
        </w:rPr>
      </w:pPr>
      <w:r w:rsidRPr="00836FCD">
        <w:rPr>
          <w:rFonts w:ascii="Georgia" w:hAnsi="Georgia"/>
          <w:sz w:val="24"/>
          <w:szCs w:val="24"/>
          <w:lang w:val="en-US"/>
          <w:rPrChange w:id="61" w:author="Lee, Philip" w:date="2026-03-26T18:24:00Z" w16du:dateUtc="2026-03-26T22:24:00Z">
            <w:rPr>
              <w:lang w:val="en-US"/>
            </w:rPr>
          </w:rPrChange>
        </w:rPr>
        <w:t>sector_avg_returns AS (</w:t>
      </w:r>
    </w:p>
    <w:p w14:paraId="666F1B2F" w14:textId="77777777" w:rsidR="0078688E" w:rsidRPr="00836FCD" w:rsidRDefault="0078688E" w:rsidP="0078688E">
      <w:pPr>
        <w:rPr>
          <w:rFonts w:ascii="Georgia" w:hAnsi="Georgia"/>
          <w:sz w:val="24"/>
          <w:szCs w:val="24"/>
          <w:lang w:val="en-US"/>
          <w:rPrChange w:id="62" w:author="Lee, Philip" w:date="2026-03-26T18:24:00Z" w16du:dateUtc="2026-03-26T22:24:00Z">
            <w:rPr>
              <w:lang w:val="en-US"/>
            </w:rPr>
          </w:rPrChange>
        </w:rPr>
      </w:pPr>
      <w:r w:rsidRPr="00836FCD">
        <w:rPr>
          <w:rFonts w:ascii="Georgia" w:hAnsi="Georgia"/>
          <w:sz w:val="24"/>
          <w:szCs w:val="24"/>
          <w:lang w:val="en-US"/>
          <w:rPrChange w:id="63" w:author="Lee, Philip" w:date="2026-03-26T18:24:00Z" w16du:dateUtc="2026-03-26T22:24:00Z">
            <w:rPr>
              <w:lang w:val="en-US"/>
            </w:rPr>
          </w:rPrChange>
        </w:rPr>
        <w:t xml:space="preserve">    SELECT</w:t>
      </w:r>
    </w:p>
    <w:p w14:paraId="4F72D2EF" w14:textId="77777777" w:rsidR="0078688E" w:rsidRPr="00836FCD" w:rsidRDefault="0078688E" w:rsidP="0078688E">
      <w:pPr>
        <w:rPr>
          <w:rFonts w:ascii="Georgia" w:hAnsi="Georgia"/>
          <w:sz w:val="24"/>
          <w:szCs w:val="24"/>
          <w:lang w:val="en-US"/>
          <w:rPrChange w:id="64" w:author="Lee, Philip" w:date="2026-03-26T18:24:00Z" w16du:dateUtc="2026-03-26T22:24:00Z">
            <w:rPr>
              <w:lang w:val="en-US"/>
            </w:rPr>
          </w:rPrChange>
        </w:rPr>
      </w:pPr>
      <w:r w:rsidRPr="00836FCD">
        <w:rPr>
          <w:rFonts w:ascii="Georgia" w:hAnsi="Georgia"/>
          <w:sz w:val="24"/>
          <w:szCs w:val="24"/>
          <w:lang w:val="en-US"/>
          <w:rPrChange w:id="65" w:author="Lee, Philip" w:date="2026-03-26T18:24:00Z" w16du:dateUtc="2026-03-26T22:24:00Z">
            <w:rPr>
              <w:lang w:val="en-US"/>
            </w:rPr>
          </w:rPrChange>
        </w:rPr>
        <w:t xml:space="preserve">        i.sector_id,</w:t>
      </w:r>
    </w:p>
    <w:p w14:paraId="0312F425" w14:textId="77777777" w:rsidR="0078688E" w:rsidRPr="00836FCD" w:rsidRDefault="0078688E" w:rsidP="0078688E">
      <w:pPr>
        <w:rPr>
          <w:rFonts w:ascii="Georgia" w:hAnsi="Georgia"/>
          <w:sz w:val="24"/>
          <w:szCs w:val="24"/>
          <w:lang w:val="en-US"/>
          <w:rPrChange w:id="66" w:author="Lee, Philip" w:date="2026-03-26T18:24:00Z" w16du:dateUtc="2026-03-26T22:24:00Z">
            <w:rPr>
              <w:lang w:val="en-US"/>
            </w:rPr>
          </w:rPrChange>
        </w:rPr>
      </w:pPr>
      <w:r w:rsidRPr="00836FCD">
        <w:rPr>
          <w:rFonts w:ascii="Georgia" w:hAnsi="Georgia"/>
          <w:sz w:val="24"/>
          <w:szCs w:val="24"/>
          <w:lang w:val="en-US"/>
          <w:rPrChange w:id="67" w:author="Lee, Philip" w:date="2026-03-26T18:24:00Z" w16du:dateUtc="2026-03-26T22:24:00Z">
            <w:rPr>
              <w:lang w:val="en-US"/>
            </w:rPr>
          </w:rPrChange>
        </w:rPr>
        <w:t xml:space="preserve">        AVG(cr.return_7_days) AS avg_sector_return</w:t>
      </w:r>
    </w:p>
    <w:p w14:paraId="092CD057" w14:textId="77777777" w:rsidR="0078688E" w:rsidRPr="00836FCD" w:rsidRDefault="0078688E" w:rsidP="0078688E">
      <w:pPr>
        <w:rPr>
          <w:rFonts w:ascii="Georgia" w:hAnsi="Georgia"/>
          <w:sz w:val="24"/>
          <w:szCs w:val="24"/>
          <w:lang w:val="en-US"/>
          <w:rPrChange w:id="68" w:author="Lee, Philip" w:date="2026-03-26T18:24:00Z" w16du:dateUtc="2026-03-26T22:24:00Z">
            <w:rPr>
              <w:lang w:val="en-US"/>
            </w:rPr>
          </w:rPrChange>
        </w:rPr>
      </w:pPr>
      <w:r w:rsidRPr="00836FCD">
        <w:rPr>
          <w:rFonts w:ascii="Georgia" w:hAnsi="Georgia"/>
          <w:sz w:val="24"/>
          <w:szCs w:val="24"/>
          <w:lang w:val="en-US"/>
          <w:rPrChange w:id="69" w:author="Lee, Philip" w:date="2026-03-26T18:24:00Z" w16du:dateUtc="2026-03-26T22:24:00Z">
            <w:rPr>
              <w:lang w:val="en-US"/>
            </w:rPr>
          </w:rPrChange>
        </w:rPr>
        <w:t xml:space="preserve">    FROM cumulative_returns cr</w:t>
      </w:r>
    </w:p>
    <w:p w14:paraId="1741431F" w14:textId="77777777" w:rsidR="0078688E" w:rsidRPr="00836FCD" w:rsidRDefault="0078688E" w:rsidP="0078688E">
      <w:pPr>
        <w:rPr>
          <w:rFonts w:ascii="Georgia" w:hAnsi="Georgia"/>
          <w:sz w:val="24"/>
          <w:szCs w:val="24"/>
          <w:lang w:val="en-US"/>
          <w:rPrChange w:id="70" w:author="Lee, Philip" w:date="2026-03-26T18:24:00Z" w16du:dateUtc="2026-03-26T22:24:00Z">
            <w:rPr>
              <w:lang w:val="en-US"/>
            </w:rPr>
          </w:rPrChange>
        </w:rPr>
      </w:pPr>
      <w:r w:rsidRPr="00836FCD">
        <w:rPr>
          <w:rFonts w:ascii="Georgia" w:hAnsi="Georgia"/>
          <w:sz w:val="24"/>
          <w:szCs w:val="24"/>
          <w:lang w:val="en-US"/>
          <w:rPrChange w:id="71" w:author="Lee, Philip" w:date="2026-03-26T18:24:00Z" w16du:dateUtc="2026-03-26T22:24:00Z">
            <w:rPr>
              <w:lang w:val="en-US"/>
            </w:rPr>
          </w:rPrChange>
        </w:rPr>
        <w:t xml:space="preserve">    JOIN company c ON cr.company_id = c.company_id</w:t>
      </w:r>
    </w:p>
    <w:p w14:paraId="3DB8B87F" w14:textId="77777777" w:rsidR="0078688E" w:rsidRPr="00836FCD" w:rsidRDefault="0078688E" w:rsidP="0078688E">
      <w:pPr>
        <w:rPr>
          <w:rFonts w:ascii="Georgia" w:hAnsi="Georgia"/>
          <w:sz w:val="24"/>
          <w:szCs w:val="24"/>
          <w:lang w:val="en-US"/>
          <w:rPrChange w:id="72" w:author="Lee, Philip" w:date="2026-03-26T18:24:00Z" w16du:dateUtc="2026-03-26T22:24:00Z">
            <w:rPr>
              <w:lang w:val="en-US"/>
            </w:rPr>
          </w:rPrChange>
        </w:rPr>
      </w:pPr>
      <w:r w:rsidRPr="00836FCD">
        <w:rPr>
          <w:rFonts w:ascii="Georgia" w:hAnsi="Georgia"/>
          <w:sz w:val="24"/>
          <w:szCs w:val="24"/>
          <w:lang w:val="en-US"/>
          <w:rPrChange w:id="73" w:author="Lee, Philip" w:date="2026-03-26T18:24:00Z" w16du:dateUtc="2026-03-26T22:24:00Z">
            <w:rPr>
              <w:lang w:val="en-US"/>
            </w:rPr>
          </w:rPrChange>
        </w:rPr>
        <w:t xml:space="preserve">    JOIN public."Industry" i ON c.industry_id = i.industry_id</w:t>
      </w:r>
    </w:p>
    <w:p w14:paraId="728AAC39" w14:textId="77777777" w:rsidR="0078688E" w:rsidRPr="00836FCD" w:rsidRDefault="0078688E" w:rsidP="0078688E">
      <w:pPr>
        <w:rPr>
          <w:rFonts w:ascii="Georgia" w:hAnsi="Georgia"/>
          <w:sz w:val="24"/>
          <w:szCs w:val="24"/>
          <w:lang w:val="en-US"/>
          <w:rPrChange w:id="74" w:author="Lee, Philip" w:date="2026-03-26T18:24:00Z" w16du:dateUtc="2026-03-26T22:24:00Z">
            <w:rPr>
              <w:lang w:val="en-US"/>
            </w:rPr>
          </w:rPrChange>
        </w:rPr>
      </w:pPr>
      <w:r w:rsidRPr="00836FCD">
        <w:rPr>
          <w:rFonts w:ascii="Georgia" w:hAnsi="Georgia"/>
          <w:sz w:val="24"/>
          <w:szCs w:val="24"/>
          <w:lang w:val="en-US"/>
          <w:rPrChange w:id="75" w:author="Lee, Philip" w:date="2026-03-26T18:24:00Z" w16du:dateUtc="2026-03-26T22:24:00Z">
            <w:rPr>
              <w:lang w:val="en-US"/>
            </w:rPr>
          </w:rPrChange>
        </w:rPr>
        <w:t xml:space="preserve">    GROUP BY i.sector_id</w:t>
      </w:r>
    </w:p>
    <w:p w14:paraId="4CFE052F" w14:textId="77777777" w:rsidR="0078688E" w:rsidRPr="00836FCD" w:rsidRDefault="0078688E" w:rsidP="0078688E">
      <w:pPr>
        <w:rPr>
          <w:rFonts w:ascii="Georgia" w:hAnsi="Georgia"/>
          <w:sz w:val="24"/>
          <w:szCs w:val="24"/>
          <w:lang w:val="en-US"/>
          <w:rPrChange w:id="76" w:author="Lee, Philip" w:date="2026-03-26T18:24:00Z" w16du:dateUtc="2026-03-26T22:24:00Z">
            <w:rPr>
              <w:lang w:val="en-US"/>
            </w:rPr>
          </w:rPrChange>
        </w:rPr>
      </w:pPr>
      <w:r w:rsidRPr="00836FCD">
        <w:rPr>
          <w:rFonts w:ascii="Georgia" w:hAnsi="Georgia"/>
          <w:sz w:val="24"/>
          <w:szCs w:val="24"/>
          <w:lang w:val="en-US"/>
          <w:rPrChange w:id="77" w:author="Lee, Philip" w:date="2026-03-26T18:24:00Z" w16du:dateUtc="2026-03-26T22:24:00Z">
            <w:rPr>
              <w:lang w:val="en-US"/>
            </w:rPr>
          </w:rPrChange>
        </w:rPr>
        <w:t>)</w:t>
      </w:r>
    </w:p>
    <w:p w14:paraId="4819CD4A" w14:textId="77777777" w:rsidR="0078688E" w:rsidRPr="00836FCD" w:rsidRDefault="0078688E" w:rsidP="0078688E">
      <w:pPr>
        <w:rPr>
          <w:rFonts w:ascii="Georgia" w:hAnsi="Georgia"/>
          <w:sz w:val="24"/>
          <w:szCs w:val="24"/>
          <w:lang w:val="en-US"/>
          <w:rPrChange w:id="78" w:author="Lee, Philip" w:date="2026-03-26T18:24:00Z" w16du:dateUtc="2026-03-26T22:24:00Z">
            <w:rPr>
              <w:lang w:val="en-US"/>
            </w:rPr>
          </w:rPrChange>
        </w:rPr>
      </w:pPr>
    </w:p>
    <w:p w14:paraId="20E57B55" w14:textId="77777777" w:rsidR="0078688E" w:rsidRPr="00836FCD" w:rsidRDefault="0078688E" w:rsidP="0078688E">
      <w:pPr>
        <w:rPr>
          <w:rFonts w:ascii="Georgia" w:hAnsi="Georgia"/>
          <w:sz w:val="24"/>
          <w:szCs w:val="24"/>
          <w:lang w:val="en-US"/>
          <w:rPrChange w:id="79" w:author="Lee, Philip" w:date="2026-03-26T18:24:00Z" w16du:dateUtc="2026-03-26T22:24:00Z">
            <w:rPr>
              <w:lang w:val="en-US"/>
            </w:rPr>
          </w:rPrChange>
        </w:rPr>
      </w:pPr>
      <w:r w:rsidRPr="00836FCD">
        <w:rPr>
          <w:rFonts w:ascii="Georgia" w:hAnsi="Georgia"/>
          <w:sz w:val="24"/>
          <w:szCs w:val="24"/>
          <w:lang w:val="en-US"/>
          <w:rPrChange w:id="80" w:author="Lee, Philip" w:date="2026-03-26T18:24:00Z" w16du:dateUtc="2026-03-26T22:24:00Z">
            <w:rPr>
              <w:lang w:val="en-US"/>
            </w:rPr>
          </w:rPrChange>
        </w:rPr>
        <w:t>SELECT</w:t>
      </w:r>
    </w:p>
    <w:p w14:paraId="1EB9317D" w14:textId="77777777" w:rsidR="0078688E" w:rsidRPr="00836FCD" w:rsidRDefault="0078688E" w:rsidP="0078688E">
      <w:pPr>
        <w:rPr>
          <w:rFonts w:ascii="Georgia" w:hAnsi="Georgia"/>
          <w:sz w:val="24"/>
          <w:szCs w:val="24"/>
          <w:lang w:val="en-US"/>
          <w:rPrChange w:id="81" w:author="Lee, Philip" w:date="2026-03-26T18:24:00Z" w16du:dateUtc="2026-03-26T22:24:00Z">
            <w:rPr>
              <w:lang w:val="en-US"/>
            </w:rPr>
          </w:rPrChange>
        </w:rPr>
      </w:pPr>
      <w:r w:rsidRPr="00836FCD">
        <w:rPr>
          <w:rFonts w:ascii="Georgia" w:hAnsi="Georgia"/>
          <w:sz w:val="24"/>
          <w:szCs w:val="24"/>
          <w:lang w:val="en-US"/>
          <w:rPrChange w:id="82" w:author="Lee, Philip" w:date="2026-03-26T18:24:00Z" w16du:dateUtc="2026-03-26T22:24:00Z">
            <w:rPr>
              <w:lang w:val="en-US"/>
            </w:rPr>
          </w:rPrChange>
        </w:rPr>
        <w:t xml:space="preserve">    c.ticker,</w:t>
      </w:r>
    </w:p>
    <w:p w14:paraId="41AC586F" w14:textId="77777777" w:rsidR="0078688E" w:rsidRPr="00836FCD" w:rsidRDefault="0078688E" w:rsidP="0078688E">
      <w:pPr>
        <w:rPr>
          <w:rFonts w:ascii="Georgia" w:hAnsi="Georgia"/>
          <w:sz w:val="24"/>
          <w:szCs w:val="24"/>
          <w:lang w:val="en-US"/>
          <w:rPrChange w:id="83" w:author="Lee, Philip" w:date="2026-03-26T18:24:00Z" w16du:dateUtc="2026-03-26T22:24:00Z">
            <w:rPr>
              <w:lang w:val="en-US"/>
            </w:rPr>
          </w:rPrChange>
        </w:rPr>
      </w:pPr>
      <w:r w:rsidRPr="00836FCD">
        <w:rPr>
          <w:rFonts w:ascii="Georgia" w:hAnsi="Georgia"/>
          <w:sz w:val="24"/>
          <w:szCs w:val="24"/>
          <w:lang w:val="en-US"/>
          <w:rPrChange w:id="84" w:author="Lee, Philip" w:date="2026-03-26T18:24:00Z" w16du:dateUtc="2026-03-26T22:24:00Z">
            <w:rPr>
              <w:lang w:val="en-US"/>
            </w:rPr>
          </w:rPrChange>
        </w:rPr>
        <w:t xml:space="preserve">    c.company_name,</w:t>
      </w:r>
    </w:p>
    <w:p w14:paraId="0BC973DE" w14:textId="77777777" w:rsidR="0078688E" w:rsidRPr="00836FCD" w:rsidRDefault="0078688E" w:rsidP="0078688E">
      <w:pPr>
        <w:rPr>
          <w:rFonts w:ascii="Georgia" w:hAnsi="Georgia"/>
          <w:sz w:val="24"/>
          <w:szCs w:val="24"/>
          <w:lang w:val="en-US"/>
          <w:rPrChange w:id="85" w:author="Lee, Philip" w:date="2026-03-26T18:24:00Z" w16du:dateUtc="2026-03-26T22:24:00Z">
            <w:rPr>
              <w:lang w:val="en-US"/>
            </w:rPr>
          </w:rPrChange>
        </w:rPr>
      </w:pPr>
      <w:r w:rsidRPr="00836FCD">
        <w:rPr>
          <w:rFonts w:ascii="Georgia" w:hAnsi="Georgia"/>
          <w:sz w:val="24"/>
          <w:szCs w:val="24"/>
          <w:lang w:val="en-US"/>
          <w:rPrChange w:id="86" w:author="Lee, Philip" w:date="2026-03-26T18:24:00Z" w16du:dateUtc="2026-03-26T22:24:00Z">
            <w:rPr>
              <w:lang w:val="en-US"/>
            </w:rPr>
          </w:rPrChange>
        </w:rPr>
        <w:t xml:space="preserve">    i.industry_name,</w:t>
      </w:r>
    </w:p>
    <w:p w14:paraId="4A6EC172" w14:textId="77777777" w:rsidR="0078688E" w:rsidRPr="00836FCD" w:rsidRDefault="0078688E" w:rsidP="0078688E">
      <w:pPr>
        <w:rPr>
          <w:rFonts w:ascii="Georgia" w:hAnsi="Georgia"/>
          <w:sz w:val="24"/>
          <w:szCs w:val="24"/>
          <w:lang w:val="en-US"/>
          <w:rPrChange w:id="87" w:author="Lee, Philip" w:date="2026-03-26T18:24:00Z" w16du:dateUtc="2026-03-26T22:24:00Z">
            <w:rPr>
              <w:lang w:val="en-US"/>
            </w:rPr>
          </w:rPrChange>
        </w:rPr>
      </w:pPr>
      <w:r w:rsidRPr="00836FCD">
        <w:rPr>
          <w:rFonts w:ascii="Georgia" w:hAnsi="Georgia"/>
          <w:sz w:val="24"/>
          <w:szCs w:val="24"/>
          <w:lang w:val="en-US"/>
          <w:rPrChange w:id="88" w:author="Lee, Philip" w:date="2026-03-26T18:24:00Z" w16du:dateUtc="2026-03-26T22:24:00Z">
            <w:rPr>
              <w:lang w:val="en-US"/>
            </w:rPr>
          </w:rPrChange>
        </w:rPr>
        <w:t xml:space="preserve">    s.sector_name,</w:t>
      </w:r>
    </w:p>
    <w:p w14:paraId="16001C4A" w14:textId="77777777" w:rsidR="0078688E" w:rsidRPr="00836FCD" w:rsidRDefault="0078688E" w:rsidP="0078688E">
      <w:pPr>
        <w:rPr>
          <w:rFonts w:ascii="Georgia" w:hAnsi="Georgia"/>
          <w:sz w:val="24"/>
          <w:szCs w:val="24"/>
          <w:lang w:val="en-US"/>
          <w:rPrChange w:id="89" w:author="Lee, Philip" w:date="2026-03-26T18:24:00Z" w16du:dateUtc="2026-03-26T22:24:00Z">
            <w:rPr>
              <w:lang w:val="en-US"/>
            </w:rPr>
          </w:rPrChange>
        </w:rPr>
      </w:pPr>
      <w:r w:rsidRPr="00836FCD">
        <w:rPr>
          <w:rFonts w:ascii="Georgia" w:hAnsi="Georgia"/>
          <w:sz w:val="24"/>
          <w:szCs w:val="24"/>
          <w:lang w:val="en-US"/>
          <w:rPrChange w:id="90" w:author="Lee, Philip" w:date="2026-03-26T18:24:00Z" w16du:dateUtc="2026-03-26T22:24:00Z">
            <w:rPr>
              <w:lang w:val="en-US"/>
            </w:rPr>
          </w:rPrChange>
        </w:rPr>
        <w:t xml:space="preserve">    cr.return_7_days,</w:t>
      </w:r>
    </w:p>
    <w:p w14:paraId="1D4A0F9D" w14:textId="77777777" w:rsidR="0078688E" w:rsidRPr="00836FCD" w:rsidRDefault="0078688E" w:rsidP="0078688E">
      <w:pPr>
        <w:rPr>
          <w:rFonts w:ascii="Georgia" w:hAnsi="Georgia"/>
          <w:sz w:val="24"/>
          <w:szCs w:val="24"/>
          <w:lang w:val="en-US"/>
          <w:rPrChange w:id="91" w:author="Lee, Philip" w:date="2026-03-26T18:24:00Z" w16du:dateUtc="2026-03-26T22:24:00Z">
            <w:rPr>
              <w:lang w:val="en-US"/>
            </w:rPr>
          </w:rPrChange>
        </w:rPr>
      </w:pPr>
      <w:r w:rsidRPr="00836FCD">
        <w:rPr>
          <w:rFonts w:ascii="Georgia" w:hAnsi="Georgia"/>
          <w:sz w:val="24"/>
          <w:szCs w:val="24"/>
          <w:lang w:val="en-US"/>
          <w:rPrChange w:id="92" w:author="Lee, Philip" w:date="2026-03-26T18:24:00Z" w16du:dateUtc="2026-03-26T22:24:00Z">
            <w:rPr>
              <w:lang w:val="en-US"/>
            </w:rPr>
          </w:rPrChange>
        </w:rPr>
        <w:t xml:space="preserve">    sar.avg_sector_return,</w:t>
      </w:r>
    </w:p>
    <w:p w14:paraId="3D45AD83" w14:textId="77777777" w:rsidR="0078688E" w:rsidRPr="00836FCD" w:rsidRDefault="0078688E" w:rsidP="0078688E">
      <w:pPr>
        <w:rPr>
          <w:rFonts w:ascii="Georgia" w:hAnsi="Georgia"/>
          <w:sz w:val="24"/>
          <w:szCs w:val="24"/>
          <w:lang w:val="en-US"/>
          <w:rPrChange w:id="93" w:author="Lee, Philip" w:date="2026-03-26T18:24:00Z" w16du:dateUtc="2026-03-26T22:24:00Z">
            <w:rPr>
              <w:lang w:val="en-US"/>
            </w:rPr>
          </w:rPrChange>
        </w:rPr>
      </w:pPr>
      <w:r w:rsidRPr="00836FCD">
        <w:rPr>
          <w:rFonts w:ascii="Georgia" w:hAnsi="Georgia"/>
          <w:sz w:val="24"/>
          <w:szCs w:val="24"/>
          <w:lang w:val="en-US"/>
          <w:rPrChange w:id="94" w:author="Lee, Philip" w:date="2026-03-26T18:24:00Z" w16du:dateUtc="2026-03-26T22:24:00Z">
            <w:rPr>
              <w:lang w:val="en-US"/>
            </w:rPr>
          </w:rPrChange>
        </w:rPr>
        <w:t xml:space="preserve">    RANK() OVER (PARTITION BY s.sector_id ORDER BY cr.return_7_days DESC) AS sector_rank</w:t>
      </w:r>
    </w:p>
    <w:p w14:paraId="351E4C43" w14:textId="77777777" w:rsidR="0078688E" w:rsidRPr="00836FCD" w:rsidRDefault="0078688E" w:rsidP="0078688E">
      <w:pPr>
        <w:rPr>
          <w:rFonts w:ascii="Georgia" w:hAnsi="Georgia"/>
          <w:sz w:val="24"/>
          <w:szCs w:val="24"/>
          <w:lang w:val="en-US"/>
          <w:rPrChange w:id="95" w:author="Lee, Philip" w:date="2026-03-26T18:24:00Z" w16du:dateUtc="2026-03-26T22:24:00Z">
            <w:rPr>
              <w:lang w:val="en-US"/>
            </w:rPr>
          </w:rPrChange>
        </w:rPr>
      </w:pPr>
      <w:r w:rsidRPr="00836FCD">
        <w:rPr>
          <w:rFonts w:ascii="Georgia" w:hAnsi="Georgia"/>
          <w:sz w:val="24"/>
          <w:szCs w:val="24"/>
          <w:lang w:val="en-US"/>
          <w:rPrChange w:id="96" w:author="Lee, Philip" w:date="2026-03-26T18:24:00Z" w16du:dateUtc="2026-03-26T22:24:00Z">
            <w:rPr>
              <w:lang w:val="en-US"/>
            </w:rPr>
          </w:rPrChange>
        </w:rPr>
        <w:t>FROM cumulative_returns cr</w:t>
      </w:r>
    </w:p>
    <w:p w14:paraId="66607FBA" w14:textId="77777777" w:rsidR="0078688E" w:rsidRPr="00836FCD" w:rsidRDefault="0078688E" w:rsidP="0078688E">
      <w:pPr>
        <w:rPr>
          <w:rFonts w:ascii="Georgia" w:hAnsi="Georgia"/>
          <w:sz w:val="24"/>
          <w:szCs w:val="24"/>
          <w:lang w:val="en-US"/>
          <w:rPrChange w:id="97" w:author="Lee, Philip" w:date="2026-03-26T18:24:00Z" w16du:dateUtc="2026-03-26T22:24:00Z">
            <w:rPr>
              <w:lang w:val="en-US"/>
            </w:rPr>
          </w:rPrChange>
        </w:rPr>
      </w:pPr>
      <w:r w:rsidRPr="00836FCD">
        <w:rPr>
          <w:rFonts w:ascii="Georgia" w:hAnsi="Georgia"/>
          <w:sz w:val="24"/>
          <w:szCs w:val="24"/>
          <w:lang w:val="en-US"/>
          <w:rPrChange w:id="98" w:author="Lee, Philip" w:date="2026-03-26T18:24:00Z" w16du:dateUtc="2026-03-26T22:24:00Z">
            <w:rPr>
              <w:lang w:val="en-US"/>
            </w:rPr>
          </w:rPrChange>
        </w:rPr>
        <w:t>JOIN company c ON cr.company_id = c.company_id</w:t>
      </w:r>
    </w:p>
    <w:p w14:paraId="1F10F729" w14:textId="77777777" w:rsidR="0078688E" w:rsidRPr="00836FCD" w:rsidRDefault="0078688E" w:rsidP="0078688E">
      <w:pPr>
        <w:rPr>
          <w:rFonts w:ascii="Georgia" w:hAnsi="Georgia"/>
          <w:sz w:val="24"/>
          <w:szCs w:val="24"/>
          <w:lang w:val="en-US"/>
          <w:rPrChange w:id="99" w:author="Lee, Philip" w:date="2026-03-26T18:24:00Z" w16du:dateUtc="2026-03-26T22:24:00Z">
            <w:rPr>
              <w:lang w:val="en-US"/>
            </w:rPr>
          </w:rPrChange>
        </w:rPr>
      </w:pPr>
      <w:r w:rsidRPr="00836FCD">
        <w:rPr>
          <w:rFonts w:ascii="Georgia" w:hAnsi="Georgia"/>
          <w:sz w:val="24"/>
          <w:szCs w:val="24"/>
          <w:lang w:val="en-US"/>
          <w:rPrChange w:id="100" w:author="Lee, Philip" w:date="2026-03-26T18:24:00Z" w16du:dateUtc="2026-03-26T22:24:00Z">
            <w:rPr>
              <w:lang w:val="en-US"/>
            </w:rPr>
          </w:rPrChange>
        </w:rPr>
        <w:t>JOIN public."Industry" i ON c.industry_id = i.industry_id</w:t>
      </w:r>
    </w:p>
    <w:p w14:paraId="68E6ABA5" w14:textId="77777777" w:rsidR="0078688E" w:rsidRPr="00836FCD" w:rsidRDefault="0078688E" w:rsidP="0078688E">
      <w:pPr>
        <w:rPr>
          <w:rFonts w:ascii="Georgia" w:hAnsi="Georgia"/>
          <w:sz w:val="24"/>
          <w:szCs w:val="24"/>
          <w:lang w:val="en-US"/>
          <w:rPrChange w:id="101" w:author="Lee, Philip" w:date="2026-03-26T18:24:00Z" w16du:dateUtc="2026-03-26T22:24:00Z">
            <w:rPr>
              <w:lang w:val="en-US"/>
            </w:rPr>
          </w:rPrChange>
        </w:rPr>
      </w:pPr>
      <w:r w:rsidRPr="00836FCD">
        <w:rPr>
          <w:rFonts w:ascii="Georgia" w:hAnsi="Georgia"/>
          <w:sz w:val="24"/>
          <w:szCs w:val="24"/>
          <w:lang w:val="en-US"/>
          <w:rPrChange w:id="102" w:author="Lee, Philip" w:date="2026-03-26T18:24:00Z" w16du:dateUtc="2026-03-26T22:24:00Z">
            <w:rPr>
              <w:lang w:val="en-US"/>
            </w:rPr>
          </w:rPrChange>
        </w:rPr>
        <w:t>JOIN public."Sector" s ON i.sector_id = s.sector_id</w:t>
      </w:r>
    </w:p>
    <w:p w14:paraId="7453CB47" w14:textId="77777777" w:rsidR="0078688E" w:rsidRPr="00836FCD" w:rsidRDefault="0078688E" w:rsidP="0078688E">
      <w:pPr>
        <w:rPr>
          <w:rFonts w:ascii="Georgia" w:hAnsi="Georgia"/>
          <w:sz w:val="24"/>
          <w:szCs w:val="24"/>
          <w:lang w:val="en-US"/>
          <w:rPrChange w:id="103" w:author="Lee, Philip" w:date="2026-03-26T18:24:00Z" w16du:dateUtc="2026-03-26T22:24:00Z">
            <w:rPr>
              <w:lang w:val="en-US"/>
            </w:rPr>
          </w:rPrChange>
        </w:rPr>
      </w:pPr>
      <w:r w:rsidRPr="00836FCD">
        <w:rPr>
          <w:rFonts w:ascii="Georgia" w:hAnsi="Georgia"/>
          <w:sz w:val="24"/>
          <w:szCs w:val="24"/>
          <w:lang w:val="en-US"/>
          <w:rPrChange w:id="104" w:author="Lee, Philip" w:date="2026-03-26T18:24:00Z" w16du:dateUtc="2026-03-26T22:24:00Z">
            <w:rPr>
              <w:lang w:val="en-US"/>
            </w:rPr>
          </w:rPrChange>
        </w:rPr>
        <w:t>JOIN sector_avg_returns sar ON sar.sector_id = s.sector_id</w:t>
      </w:r>
    </w:p>
    <w:p w14:paraId="4DAA6A0A" w14:textId="77777777" w:rsidR="0078688E" w:rsidRPr="00836FCD" w:rsidRDefault="0078688E" w:rsidP="0078688E">
      <w:pPr>
        <w:rPr>
          <w:rFonts w:ascii="Georgia" w:hAnsi="Georgia"/>
          <w:sz w:val="24"/>
          <w:szCs w:val="24"/>
          <w:lang w:val="en-US"/>
          <w:rPrChange w:id="105" w:author="Lee, Philip" w:date="2026-03-26T18:24:00Z" w16du:dateUtc="2026-03-26T22:24:00Z">
            <w:rPr>
              <w:lang w:val="en-US"/>
            </w:rPr>
          </w:rPrChange>
        </w:rPr>
      </w:pPr>
      <w:r w:rsidRPr="00836FCD">
        <w:rPr>
          <w:rFonts w:ascii="Georgia" w:hAnsi="Georgia"/>
          <w:sz w:val="24"/>
          <w:szCs w:val="24"/>
          <w:lang w:val="en-US"/>
          <w:rPrChange w:id="106" w:author="Lee, Philip" w:date="2026-03-26T18:24:00Z" w16du:dateUtc="2026-03-26T22:24:00Z">
            <w:rPr>
              <w:lang w:val="en-US"/>
            </w:rPr>
          </w:rPrChange>
        </w:rPr>
        <w:t>WHERE cr.return_7_days &gt; sar.avg_sector_return</w:t>
      </w:r>
    </w:p>
    <w:p w14:paraId="178D5C10" w14:textId="1DB2D63B" w:rsidR="000A5C1B" w:rsidRPr="00836FCD" w:rsidRDefault="0078688E" w:rsidP="0078688E">
      <w:pPr>
        <w:rPr>
          <w:rFonts w:ascii="Georgia" w:hAnsi="Georgia"/>
          <w:sz w:val="24"/>
          <w:szCs w:val="24"/>
          <w:lang w:val="en-US"/>
          <w:rPrChange w:id="107" w:author="Lee, Philip" w:date="2026-03-26T18:24:00Z" w16du:dateUtc="2026-03-26T22:24:00Z">
            <w:rPr>
              <w:lang w:val="en-US"/>
            </w:rPr>
          </w:rPrChange>
        </w:rPr>
      </w:pPr>
      <w:r w:rsidRPr="00836FCD">
        <w:rPr>
          <w:rFonts w:ascii="Georgia" w:hAnsi="Georgia"/>
          <w:sz w:val="24"/>
          <w:szCs w:val="24"/>
          <w:lang w:val="en-US"/>
          <w:rPrChange w:id="108" w:author="Lee, Philip" w:date="2026-03-26T18:24:00Z" w16du:dateUtc="2026-03-26T22:24:00Z">
            <w:rPr>
              <w:lang w:val="en-US"/>
            </w:rPr>
          </w:rPrChange>
        </w:rPr>
        <w:t>ORDER BY s.sector_name, sector_rank;</w:t>
      </w:r>
    </w:p>
    <w:p w14:paraId="0000016C" w14:textId="77777777" w:rsidR="00E512C0" w:rsidRDefault="00E512C0">
      <w:bookmarkStart w:id="109" w:name="_n28auw7eeqby" w:colFirst="0" w:colLast="0"/>
      <w:bookmarkEnd w:id="109"/>
    </w:p>
    <w:p w14:paraId="0CE9DB27" w14:textId="4C127CF1" w:rsidR="00BF1971" w:rsidRPr="00BF1971" w:rsidRDefault="00BF1971">
      <w:pPr>
        <w:rPr>
          <w:rFonts w:ascii="Georgia" w:eastAsia="Georgia" w:hAnsi="Georgia" w:cs="Georgia"/>
          <w:b/>
          <w:bCs/>
          <w:color w:val="434343"/>
          <w:sz w:val="28"/>
          <w:szCs w:val="28"/>
          <w:u w:val="single"/>
        </w:rPr>
      </w:pPr>
      <w:r w:rsidRPr="00BF1971">
        <w:rPr>
          <w:rFonts w:ascii="Georgia" w:eastAsia="Georgia" w:hAnsi="Georgia" w:cs="Georgia"/>
          <w:b/>
          <w:bCs/>
          <w:color w:val="434343"/>
          <w:sz w:val="28"/>
          <w:szCs w:val="28"/>
          <w:u w:val="single"/>
        </w:rPr>
        <w:t xml:space="preserve">Query </w:t>
      </w:r>
      <w:r w:rsidR="000A5C1B">
        <w:rPr>
          <w:rFonts w:ascii="Georgia" w:eastAsia="Georgia" w:hAnsi="Georgia" w:cs="Georgia"/>
          <w:b/>
          <w:bCs/>
          <w:color w:val="434343"/>
          <w:sz w:val="28"/>
          <w:szCs w:val="28"/>
          <w:u w:val="single"/>
        </w:rPr>
        <w:t>7</w:t>
      </w:r>
      <w:r w:rsidRPr="00BF1971">
        <w:rPr>
          <w:rFonts w:ascii="Georgia" w:eastAsia="Georgia" w:hAnsi="Georgia" w:cs="Georgia"/>
          <w:b/>
          <w:bCs/>
          <w:color w:val="434343"/>
          <w:sz w:val="28"/>
          <w:szCs w:val="28"/>
          <w:u w:val="single"/>
        </w:rPr>
        <w:t xml:space="preserve"> (Complex) – Top 10 companies mention most in the news</w:t>
      </w:r>
    </w:p>
    <w:p w14:paraId="2B9C2AEF" w14:textId="77777777" w:rsidR="00BF1971" w:rsidRPr="00BF1971" w:rsidRDefault="00BF1971">
      <w:pPr>
        <w:rPr>
          <w:rFonts w:ascii="Georgia" w:eastAsia="Georgia" w:hAnsi="Georgia" w:cs="Georgia"/>
          <w:b/>
          <w:bCs/>
          <w:color w:val="434343"/>
          <w:sz w:val="28"/>
          <w:szCs w:val="28"/>
          <w:u w:val="single"/>
        </w:rPr>
      </w:pPr>
    </w:p>
    <w:p w14:paraId="728C679E" w14:textId="3D95FABA" w:rsidR="00BF1971" w:rsidRDefault="00BF1971">
      <w:r w:rsidRPr="00BF1971">
        <w:rPr>
          <w:rFonts w:ascii="Georgia" w:eastAsia="Georgia" w:hAnsi="Georgia" w:cs="Georgia"/>
          <w:sz w:val="24"/>
          <w:szCs w:val="24"/>
          <w:u w:val="single"/>
        </w:rPr>
        <w:lastRenderedPageBreak/>
        <w:t>Description</w:t>
      </w:r>
      <w:r>
        <w:t xml:space="preserve">: </w:t>
      </w:r>
      <w:r w:rsidRPr="00BF1971">
        <w:t>This query identifies the top 10 most-mentioned companies in recent news articles (last 30 days) and enriches the results with their sector and industry classifications, sector-level average mention counts, and rankings within each sector. It filters companies whose mention counts exceed their sector’s average, using multiple joins, aggregations, nested subqueries, window functions, and ranking logic.</w:t>
      </w:r>
    </w:p>
    <w:p w14:paraId="5562BE70" w14:textId="77777777" w:rsidR="00BF1971" w:rsidRDefault="00BF1971"/>
    <w:p w14:paraId="57F142ED" w14:textId="77777777" w:rsidR="0078688E" w:rsidRDefault="0078688E" w:rsidP="0078688E">
      <w:r>
        <w:t>WITH mention_counts AS (</w:t>
      </w:r>
    </w:p>
    <w:p w14:paraId="5DA17502" w14:textId="77777777" w:rsidR="0078688E" w:rsidRDefault="0078688E" w:rsidP="0078688E">
      <w:r>
        <w:t xml:space="preserve">    SELECT</w:t>
      </w:r>
    </w:p>
    <w:p w14:paraId="1612B1AF" w14:textId="77777777" w:rsidR="0078688E" w:rsidRDefault="0078688E" w:rsidP="0078688E">
      <w:r>
        <w:t xml:space="preserve">        am.company_id,</w:t>
      </w:r>
    </w:p>
    <w:p w14:paraId="663745E3" w14:textId="77777777" w:rsidR="0078688E" w:rsidRDefault="0078688E" w:rsidP="0078688E">
      <w:r>
        <w:t xml:space="preserve">        COUNT(*) AS mention_count</w:t>
      </w:r>
    </w:p>
    <w:p w14:paraId="718101F5" w14:textId="77777777" w:rsidR="0078688E" w:rsidRDefault="0078688E" w:rsidP="0078688E">
      <w:r>
        <w:t xml:space="preserve">    FROM article_mention am</w:t>
      </w:r>
    </w:p>
    <w:p w14:paraId="7D3514CD" w14:textId="77777777" w:rsidR="0078688E" w:rsidRDefault="0078688E" w:rsidP="0078688E">
      <w:r>
        <w:t xml:space="preserve">    JOIN news_article na</w:t>
      </w:r>
    </w:p>
    <w:p w14:paraId="786C05F7" w14:textId="77777777" w:rsidR="0078688E" w:rsidRPr="0078688E" w:rsidRDefault="0078688E" w:rsidP="0078688E">
      <w:pPr>
        <w:rPr>
          <w:lang w:val="fr-FR"/>
        </w:rPr>
      </w:pPr>
      <w:r>
        <w:t xml:space="preserve">        </w:t>
      </w:r>
      <w:r w:rsidRPr="0078688E">
        <w:rPr>
          <w:lang w:val="fr-FR"/>
        </w:rPr>
        <w:t>ON am.article_id = na.article_id</w:t>
      </w:r>
    </w:p>
    <w:p w14:paraId="632DBA8E" w14:textId="77777777" w:rsidR="0078688E" w:rsidRDefault="0078688E" w:rsidP="0078688E">
      <w:r w:rsidRPr="0078688E">
        <w:rPr>
          <w:lang w:val="fr-FR"/>
        </w:rPr>
        <w:t xml:space="preserve">    </w:t>
      </w:r>
      <w:r>
        <w:t>WHERE na.published_at &gt;= CURRENT_DATE - INTERVAL '30 days'</w:t>
      </w:r>
    </w:p>
    <w:p w14:paraId="6C5AD417" w14:textId="77777777" w:rsidR="0078688E" w:rsidRDefault="0078688E" w:rsidP="0078688E">
      <w:r>
        <w:t xml:space="preserve">    GROUP BY am.company_id</w:t>
      </w:r>
    </w:p>
    <w:p w14:paraId="738775E1" w14:textId="77777777" w:rsidR="0078688E" w:rsidRDefault="0078688E" w:rsidP="0078688E">
      <w:r>
        <w:t>),</w:t>
      </w:r>
    </w:p>
    <w:p w14:paraId="2EC23EF0" w14:textId="77777777" w:rsidR="0078688E" w:rsidRDefault="0078688E" w:rsidP="0078688E"/>
    <w:p w14:paraId="6CF53CF3" w14:textId="77777777" w:rsidR="0078688E" w:rsidRDefault="0078688E" w:rsidP="0078688E">
      <w:r>
        <w:t>sector_avg_mentions AS (</w:t>
      </w:r>
    </w:p>
    <w:p w14:paraId="17302639" w14:textId="77777777" w:rsidR="0078688E" w:rsidRDefault="0078688E" w:rsidP="0078688E">
      <w:r>
        <w:t xml:space="preserve">    SELECT</w:t>
      </w:r>
    </w:p>
    <w:p w14:paraId="2D371A92" w14:textId="77777777" w:rsidR="0078688E" w:rsidRDefault="0078688E" w:rsidP="0078688E">
      <w:r>
        <w:t xml:space="preserve">        i.sector_id,</w:t>
      </w:r>
    </w:p>
    <w:p w14:paraId="36031FEB" w14:textId="77777777" w:rsidR="0078688E" w:rsidRDefault="0078688E" w:rsidP="0078688E">
      <w:r>
        <w:t xml:space="preserve">        AVG(mc.mention_count) AS avg_sector_mentions</w:t>
      </w:r>
    </w:p>
    <w:p w14:paraId="30EC3BC9" w14:textId="77777777" w:rsidR="0078688E" w:rsidRDefault="0078688E" w:rsidP="0078688E">
      <w:r>
        <w:t xml:space="preserve">    FROM mention_counts mc</w:t>
      </w:r>
    </w:p>
    <w:p w14:paraId="71BE5772" w14:textId="77777777" w:rsidR="0078688E" w:rsidRDefault="0078688E" w:rsidP="0078688E">
      <w:r>
        <w:t xml:space="preserve">    JOIN company c</w:t>
      </w:r>
    </w:p>
    <w:p w14:paraId="2E2DB0EB" w14:textId="77777777" w:rsidR="0078688E" w:rsidRDefault="0078688E" w:rsidP="0078688E">
      <w:r>
        <w:t xml:space="preserve">        ON mc.company_id = c.company_id</w:t>
      </w:r>
    </w:p>
    <w:p w14:paraId="29E8EEA1" w14:textId="77777777" w:rsidR="0078688E" w:rsidRDefault="0078688E" w:rsidP="0078688E">
      <w:r>
        <w:t xml:space="preserve">    JOIN public."Industry" i</w:t>
      </w:r>
    </w:p>
    <w:p w14:paraId="6817665C" w14:textId="77777777" w:rsidR="0078688E" w:rsidRDefault="0078688E" w:rsidP="0078688E">
      <w:r>
        <w:t xml:space="preserve">        ON c.industry_id = i.industry_id</w:t>
      </w:r>
    </w:p>
    <w:p w14:paraId="64BEC963" w14:textId="77777777" w:rsidR="0078688E" w:rsidRDefault="0078688E" w:rsidP="0078688E">
      <w:r>
        <w:t xml:space="preserve">    GROUP BY i.sector_id</w:t>
      </w:r>
    </w:p>
    <w:p w14:paraId="0640BF5F" w14:textId="77777777" w:rsidR="0078688E" w:rsidRDefault="0078688E" w:rsidP="0078688E">
      <w:r>
        <w:t>)</w:t>
      </w:r>
    </w:p>
    <w:p w14:paraId="7CFA6245" w14:textId="77777777" w:rsidR="0078688E" w:rsidRDefault="0078688E" w:rsidP="0078688E"/>
    <w:p w14:paraId="2C98EB33" w14:textId="77777777" w:rsidR="0078688E" w:rsidRDefault="0078688E" w:rsidP="0078688E">
      <w:r>
        <w:t>SELECT</w:t>
      </w:r>
    </w:p>
    <w:p w14:paraId="0183E05E" w14:textId="77777777" w:rsidR="0078688E" w:rsidRDefault="0078688E" w:rsidP="0078688E">
      <w:r>
        <w:t xml:space="preserve">    c.ticker,</w:t>
      </w:r>
    </w:p>
    <w:p w14:paraId="3B432BA6" w14:textId="77777777" w:rsidR="0078688E" w:rsidRDefault="0078688E" w:rsidP="0078688E">
      <w:r>
        <w:t xml:space="preserve">    c.company_name,</w:t>
      </w:r>
    </w:p>
    <w:p w14:paraId="1AEE4D4F" w14:textId="77777777" w:rsidR="0078688E" w:rsidRDefault="0078688E" w:rsidP="0078688E">
      <w:r>
        <w:t xml:space="preserve">    s.sector_name,</w:t>
      </w:r>
    </w:p>
    <w:p w14:paraId="43189203" w14:textId="77777777" w:rsidR="0078688E" w:rsidRDefault="0078688E" w:rsidP="0078688E">
      <w:r>
        <w:t xml:space="preserve">    i.industry_name,</w:t>
      </w:r>
    </w:p>
    <w:p w14:paraId="20A64D6A" w14:textId="77777777" w:rsidR="0078688E" w:rsidRDefault="0078688E" w:rsidP="0078688E">
      <w:r>
        <w:t xml:space="preserve">    mc.mention_count,</w:t>
      </w:r>
    </w:p>
    <w:p w14:paraId="26F4AA8F" w14:textId="77777777" w:rsidR="0078688E" w:rsidRDefault="0078688E" w:rsidP="0078688E">
      <w:r>
        <w:t xml:space="preserve">    sam.avg_sector_mentions,</w:t>
      </w:r>
    </w:p>
    <w:p w14:paraId="133FFBA1" w14:textId="77777777" w:rsidR="0078688E" w:rsidRDefault="0078688E" w:rsidP="0078688E"/>
    <w:p w14:paraId="18A51480" w14:textId="77777777" w:rsidR="0078688E" w:rsidRDefault="0078688E" w:rsidP="0078688E">
      <w:r>
        <w:t xml:space="preserve">    RANK() OVER (</w:t>
      </w:r>
    </w:p>
    <w:p w14:paraId="10103125" w14:textId="77777777" w:rsidR="0078688E" w:rsidRDefault="0078688E" w:rsidP="0078688E">
      <w:r>
        <w:t xml:space="preserve">        PARTITION BY s.sector_id</w:t>
      </w:r>
    </w:p>
    <w:p w14:paraId="583A0639" w14:textId="77777777" w:rsidR="0078688E" w:rsidRDefault="0078688E" w:rsidP="0078688E">
      <w:r>
        <w:t xml:space="preserve">        ORDER BY mc.mention_count DESC</w:t>
      </w:r>
    </w:p>
    <w:p w14:paraId="450D91DF" w14:textId="77777777" w:rsidR="0078688E" w:rsidRDefault="0078688E" w:rsidP="0078688E">
      <w:r>
        <w:t xml:space="preserve">    ) AS sector_rank</w:t>
      </w:r>
    </w:p>
    <w:p w14:paraId="34A1F7B2" w14:textId="77777777" w:rsidR="0078688E" w:rsidRDefault="0078688E" w:rsidP="0078688E"/>
    <w:p w14:paraId="44A83FC8" w14:textId="77777777" w:rsidR="0078688E" w:rsidRDefault="0078688E" w:rsidP="0078688E">
      <w:r>
        <w:t>FROM mention_counts mc</w:t>
      </w:r>
    </w:p>
    <w:p w14:paraId="05A3A683" w14:textId="77777777" w:rsidR="0078688E" w:rsidRDefault="0078688E" w:rsidP="0078688E">
      <w:r>
        <w:t>JOIN company c</w:t>
      </w:r>
    </w:p>
    <w:p w14:paraId="7237B4AC" w14:textId="77777777" w:rsidR="0078688E" w:rsidRDefault="0078688E" w:rsidP="0078688E">
      <w:r>
        <w:lastRenderedPageBreak/>
        <w:t xml:space="preserve">    ON mc.company_id = c.company_id</w:t>
      </w:r>
    </w:p>
    <w:p w14:paraId="5E1B1674" w14:textId="77777777" w:rsidR="0078688E" w:rsidRDefault="0078688E" w:rsidP="0078688E">
      <w:r>
        <w:t>JOIN public."Industry" i</w:t>
      </w:r>
    </w:p>
    <w:p w14:paraId="5039569A" w14:textId="77777777" w:rsidR="0078688E" w:rsidRDefault="0078688E" w:rsidP="0078688E">
      <w:r>
        <w:t xml:space="preserve">    ON c.industry_id = i.industry_id</w:t>
      </w:r>
    </w:p>
    <w:p w14:paraId="42BC3274" w14:textId="77777777" w:rsidR="0078688E" w:rsidRDefault="0078688E" w:rsidP="0078688E">
      <w:r>
        <w:t>JOIN public."Sector" s</w:t>
      </w:r>
    </w:p>
    <w:p w14:paraId="48E8642E" w14:textId="77777777" w:rsidR="0078688E" w:rsidRDefault="0078688E" w:rsidP="0078688E">
      <w:r>
        <w:t xml:space="preserve">    ON i.sector_id = s.sector_id</w:t>
      </w:r>
    </w:p>
    <w:p w14:paraId="165822F6" w14:textId="77777777" w:rsidR="0078688E" w:rsidRDefault="0078688E" w:rsidP="0078688E">
      <w:r>
        <w:t>JOIN sector_avg_mentions sam</w:t>
      </w:r>
    </w:p>
    <w:p w14:paraId="4E420092" w14:textId="77777777" w:rsidR="0078688E" w:rsidRDefault="0078688E" w:rsidP="0078688E">
      <w:r>
        <w:t xml:space="preserve">    ON sam.sector_id = s.sector_id</w:t>
      </w:r>
    </w:p>
    <w:p w14:paraId="551CCCA3" w14:textId="77777777" w:rsidR="0078688E" w:rsidRDefault="0078688E" w:rsidP="0078688E"/>
    <w:p w14:paraId="4CE35CC2" w14:textId="77777777" w:rsidR="0078688E" w:rsidRDefault="0078688E" w:rsidP="0078688E">
      <w:r>
        <w:t>WHERE mc.mention_count &gt; sam.avg_sector_mentions</w:t>
      </w:r>
    </w:p>
    <w:p w14:paraId="496A6C9F" w14:textId="77777777" w:rsidR="0078688E" w:rsidRDefault="0078688E" w:rsidP="0078688E"/>
    <w:p w14:paraId="12D5EA0E" w14:textId="77777777" w:rsidR="0078688E" w:rsidRDefault="0078688E" w:rsidP="0078688E">
      <w:r>
        <w:t>AND EXISTS (</w:t>
      </w:r>
    </w:p>
    <w:p w14:paraId="3380C9D8" w14:textId="77777777" w:rsidR="0078688E" w:rsidRDefault="0078688E" w:rsidP="0078688E">
      <w:r>
        <w:t xml:space="preserve">    SELECT 1</w:t>
      </w:r>
    </w:p>
    <w:p w14:paraId="6ECC2421" w14:textId="77777777" w:rsidR="0078688E" w:rsidRDefault="0078688E" w:rsidP="0078688E">
      <w:r>
        <w:t xml:space="preserve">    FROM article_mention am2</w:t>
      </w:r>
    </w:p>
    <w:p w14:paraId="2892FCD4" w14:textId="77777777" w:rsidR="0078688E" w:rsidRDefault="0078688E" w:rsidP="0078688E">
      <w:r>
        <w:t xml:space="preserve">    JOIN news_article na2</w:t>
      </w:r>
    </w:p>
    <w:p w14:paraId="29FA07CA" w14:textId="77777777" w:rsidR="0078688E" w:rsidRDefault="0078688E" w:rsidP="0078688E">
      <w:r>
        <w:t xml:space="preserve">        ON am2.article_id = na2.article_id</w:t>
      </w:r>
    </w:p>
    <w:p w14:paraId="7809A1C0" w14:textId="77777777" w:rsidR="0078688E" w:rsidRDefault="0078688E" w:rsidP="0078688E">
      <w:r>
        <w:t xml:space="preserve">    WHERE am2.company_id = mc.company_id</w:t>
      </w:r>
    </w:p>
    <w:p w14:paraId="248F4CFF" w14:textId="77777777" w:rsidR="0078688E" w:rsidRDefault="0078688E" w:rsidP="0078688E">
      <w:r>
        <w:t xml:space="preserve">      AND na2.published_at &gt;= CURRENT_DATE - INTERVAL '30 days'</w:t>
      </w:r>
    </w:p>
    <w:p w14:paraId="28898B0F" w14:textId="77777777" w:rsidR="0078688E" w:rsidRDefault="0078688E" w:rsidP="0078688E">
      <w:r>
        <w:t xml:space="preserve">    GROUP BY am2.company_id</w:t>
      </w:r>
    </w:p>
    <w:p w14:paraId="3FA88FAC" w14:textId="77777777" w:rsidR="0078688E" w:rsidRDefault="0078688E" w:rsidP="0078688E">
      <w:r>
        <w:t xml:space="preserve">    HAVING COUNT(DISTINCT na2.article_id) &gt;= 5</w:t>
      </w:r>
    </w:p>
    <w:p w14:paraId="409C8F6D" w14:textId="77777777" w:rsidR="0078688E" w:rsidRDefault="0078688E" w:rsidP="0078688E">
      <w:r>
        <w:t>)</w:t>
      </w:r>
    </w:p>
    <w:p w14:paraId="51372F8C" w14:textId="77777777" w:rsidR="0078688E" w:rsidRDefault="0078688E" w:rsidP="0078688E"/>
    <w:p w14:paraId="4D27FDBA" w14:textId="77777777" w:rsidR="0078688E" w:rsidRDefault="0078688E" w:rsidP="0078688E">
      <w:r>
        <w:t>ORDER BY mc.mention_count DESC</w:t>
      </w:r>
    </w:p>
    <w:p w14:paraId="123DA9AE" w14:textId="77777777" w:rsidR="0078688E" w:rsidRDefault="0078688E" w:rsidP="0078688E">
      <w:r>
        <w:t>LIMIT 10;</w:t>
      </w:r>
    </w:p>
    <w:p w14:paraId="62A33B45" w14:textId="77777777" w:rsidR="0078688E" w:rsidRDefault="0078688E" w:rsidP="0078688E"/>
    <w:p w14:paraId="0D2B277F" w14:textId="77777777" w:rsidR="00BF1971" w:rsidRDefault="00BF1971" w:rsidP="00BF1971"/>
    <w:p w14:paraId="788F95E4" w14:textId="232C15AF" w:rsidR="00BF1971" w:rsidRDefault="00BF1971" w:rsidP="00BF1971">
      <w:pPr>
        <w:pStyle w:val="Heading3"/>
        <w:rPr>
          <w:rFonts w:ascii="Georgia" w:eastAsia="Georgia" w:hAnsi="Georgia" w:cs="Georgia"/>
          <w:b/>
          <w:bCs/>
          <w:u w:val="single"/>
        </w:rPr>
      </w:pPr>
      <w:r w:rsidRPr="00BF1971">
        <w:rPr>
          <w:rFonts w:ascii="Georgia" w:eastAsia="Georgia" w:hAnsi="Georgia" w:cs="Georgia"/>
          <w:b/>
          <w:bCs/>
          <w:u w:val="single"/>
        </w:rPr>
        <w:t xml:space="preserve">Query </w:t>
      </w:r>
      <w:r w:rsidR="000A5C1B">
        <w:rPr>
          <w:rFonts w:ascii="Georgia" w:eastAsia="Georgia" w:hAnsi="Georgia" w:cs="Georgia"/>
          <w:b/>
          <w:bCs/>
          <w:u w:val="single"/>
        </w:rPr>
        <w:t>8</w:t>
      </w:r>
      <w:r>
        <w:rPr>
          <w:rFonts w:ascii="Georgia" w:eastAsia="Georgia" w:hAnsi="Georgia" w:cs="Georgia"/>
          <w:b/>
          <w:bCs/>
          <w:u w:val="single"/>
        </w:rPr>
        <w:t xml:space="preserve"> (Complex)</w:t>
      </w:r>
      <w:r w:rsidRPr="00BF1971">
        <w:rPr>
          <w:rFonts w:ascii="Georgia" w:eastAsia="Georgia" w:hAnsi="Georgia" w:cs="Georgia"/>
          <w:b/>
          <w:bCs/>
          <w:u w:val="single"/>
        </w:rPr>
        <w:t>: Top 10 most recent news for selected company</w:t>
      </w:r>
    </w:p>
    <w:p w14:paraId="20D5D00C" w14:textId="157FC228" w:rsidR="00BF1971" w:rsidRDefault="00BF1971" w:rsidP="00BF1971">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b/>
          <w:bCs/>
          <w:sz w:val="24"/>
          <w:szCs w:val="24"/>
        </w:rPr>
        <w:t>:</w:t>
      </w:r>
      <w:r>
        <w:rPr>
          <w:rFonts w:ascii="Georgia" w:eastAsia="Georgia" w:hAnsi="Georgia" w:cs="Georgia"/>
          <w:sz w:val="24"/>
          <w:szCs w:val="24"/>
        </w:rPr>
        <w:t xml:space="preserve"> </w:t>
      </w:r>
      <w:r w:rsidRPr="00BF1971">
        <w:rPr>
          <w:rFonts w:ascii="Georgia" w:eastAsia="Georgia" w:hAnsi="Georgia" w:cs="Georgia"/>
          <w:sz w:val="24"/>
          <w:szCs w:val="24"/>
        </w:rPr>
        <w:t>This query retrieves the 10 most recent news articles mentioning a selected company, enriched with the company’s sector and industry information, article mention frequency within the last 30 days, and ranking by recency and relevance. It filters articles to include only those published within the recent time window and whose mention frequency exceeds the company’s average mention rate. The query uses multiple joins, CTEs, aggregations, nested subqueries, window functions, and ranking logic to support advanced news analytics.</w:t>
      </w:r>
      <w:ins w:id="110" w:author="Lee, Philip" w:date="2026-03-26T18:25:00Z" w16du:dateUtc="2026-03-26T22:25:00Z">
        <w:r w:rsidR="00836FCD">
          <w:rPr>
            <w:rFonts w:ascii="Georgia" w:eastAsia="Georgia" w:hAnsi="Georgia" w:cs="Georgia"/>
            <w:sz w:val="24"/>
            <w:szCs w:val="24"/>
          </w:rPr>
          <w:t xml:space="preserve"> “na.summary” doesn’t exist in the schema. </w:t>
        </w:r>
      </w:ins>
    </w:p>
    <w:p w14:paraId="27024804" w14:textId="77777777" w:rsidR="0078688E" w:rsidRDefault="0078688E" w:rsidP="00BF1971">
      <w:pPr>
        <w:rPr>
          <w:rFonts w:ascii="Georgia" w:eastAsia="Georgia" w:hAnsi="Georgia" w:cs="Georgia"/>
          <w:sz w:val="24"/>
          <w:szCs w:val="24"/>
        </w:rPr>
      </w:pPr>
    </w:p>
    <w:p w14:paraId="0ABC0A6F" w14:textId="77777777" w:rsidR="0078688E" w:rsidRPr="0078688E" w:rsidRDefault="0078688E" w:rsidP="0078688E">
      <w:pPr>
        <w:rPr>
          <w:rFonts w:ascii="Georgia" w:eastAsia="Georgia" w:hAnsi="Georgia" w:cs="Georgia"/>
          <w:sz w:val="24"/>
          <w:szCs w:val="24"/>
          <w:lang w:val="en-US"/>
        </w:rPr>
      </w:pPr>
      <w:r w:rsidRPr="0078688E">
        <w:rPr>
          <w:rFonts w:ascii="Georgia" w:eastAsia="Georgia" w:hAnsi="Georgia" w:cs="Georgia"/>
          <w:i/>
          <w:iCs/>
          <w:sz w:val="24"/>
          <w:szCs w:val="24"/>
          <w:lang w:val="en-US"/>
        </w:rPr>
        <w:t>--param: $1 = company_id(int);</w:t>
      </w:r>
      <w:r w:rsidRPr="0078688E">
        <w:rPr>
          <w:rFonts w:ascii="Georgia" w:eastAsia="Georgia" w:hAnsi="Georgia" w:cs="Georgia"/>
          <w:i/>
          <w:iCs/>
          <w:sz w:val="24"/>
          <w:szCs w:val="24"/>
          <w:lang w:val="en-US"/>
        </w:rPr>
        <w:br/>
      </w:r>
      <w:r w:rsidRPr="0078688E">
        <w:rPr>
          <w:rFonts w:ascii="Georgia" w:eastAsia="Georgia" w:hAnsi="Georgia" w:cs="Georgia"/>
          <w:i/>
          <w:iCs/>
          <w:sz w:val="24"/>
          <w:szCs w:val="24"/>
          <w:lang w:val="en-US"/>
        </w:rPr>
        <w:br/>
      </w:r>
      <w:r w:rsidRPr="0078688E">
        <w:rPr>
          <w:rFonts w:ascii="Georgia" w:eastAsia="Georgia" w:hAnsi="Georgia" w:cs="Georgia"/>
          <w:sz w:val="24"/>
          <w:szCs w:val="24"/>
          <w:lang w:val="en-US"/>
        </w:rPr>
        <w:t>WITH recent_mentions AS (</w:t>
      </w:r>
      <w:r w:rsidRPr="0078688E">
        <w:rPr>
          <w:rFonts w:ascii="Georgia" w:eastAsia="Georgia" w:hAnsi="Georgia" w:cs="Georgia"/>
          <w:sz w:val="24"/>
          <w:szCs w:val="24"/>
          <w:lang w:val="en-US"/>
        </w:rPr>
        <w:br/>
        <w:t xml:space="preserve">    SELECT</w:t>
      </w:r>
      <w:r w:rsidRPr="0078688E">
        <w:rPr>
          <w:rFonts w:ascii="Georgia" w:eastAsia="Georgia" w:hAnsi="Georgia" w:cs="Georgia"/>
          <w:sz w:val="24"/>
          <w:szCs w:val="24"/>
          <w:lang w:val="en-US"/>
        </w:rPr>
        <w:br/>
        <w:t xml:space="preserve">        am.article_id,</w:t>
      </w:r>
      <w:r w:rsidRPr="0078688E">
        <w:rPr>
          <w:rFonts w:ascii="Georgia" w:eastAsia="Georgia" w:hAnsi="Georgia" w:cs="Georgia"/>
          <w:sz w:val="24"/>
          <w:szCs w:val="24"/>
          <w:lang w:val="en-US"/>
        </w:rPr>
        <w:br/>
        <w:t xml:space="preserve">        am.company_id,</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lastRenderedPageBreak/>
        <w:t xml:space="preserve">        </w:t>
      </w:r>
      <w:r w:rsidRPr="0078688E">
        <w:rPr>
          <w:rFonts w:ascii="Georgia" w:eastAsia="Georgia" w:hAnsi="Georgia" w:cs="Georgia"/>
          <w:i/>
          <w:iCs/>
          <w:sz w:val="24"/>
          <w:szCs w:val="24"/>
          <w:lang w:val="en-US"/>
        </w:rPr>
        <w:t>COUNT</w:t>
      </w:r>
      <w:r w:rsidRPr="0078688E">
        <w:rPr>
          <w:rFonts w:ascii="Georgia" w:eastAsia="Georgia" w:hAnsi="Georgia" w:cs="Georgia"/>
          <w:sz w:val="24"/>
          <w:szCs w:val="24"/>
          <w:lang w:val="en-US"/>
        </w:rPr>
        <w:t>(</w:t>
      </w:r>
      <w:r w:rsidRPr="0078688E">
        <w:rPr>
          <w:rFonts w:ascii="Georgia" w:eastAsia="Georgia" w:hAnsi="Georgia" w:cs="Georgia"/>
          <w:i/>
          <w:iCs/>
          <w:sz w:val="24"/>
          <w:szCs w:val="24"/>
          <w:lang w:val="en-US"/>
        </w:rPr>
        <w:t>*</w:t>
      </w:r>
      <w:r w:rsidRPr="0078688E">
        <w:rPr>
          <w:rFonts w:ascii="Georgia" w:eastAsia="Georgia" w:hAnsi="Georgia" w:cs="Georgia"/>
          <w:sz w:val="24"/>
          <w:szCs w:val="24"/>
          <w:lang w:val="en-US"/>
        </w:rPr>
        <w:t>) AS mention_frequency</w:t>
      </w:r>
      <w:r w:rsidRPr="0078688E">
        <w:rPr>
          <w:rFonts w:ascii="Georgia" w:eastAsia="Georgia" w:hAnsi="Georgia" w:cs="Georgia"/>
          <w:sz w:val="24"/>
          <w:szCs w:val="24"/>
          <w:lang w:val="en-US"/>
        </w:rPr>
        <w:br/>
        <w:t xml:space="preserve">    FROM article_mention am</w:t>
      </w:r>
      <w:r w:rsidRPr="0078688E">
        <w:rPr>
          <w:rFonts w:ascii="Georgia" w:eastAsia="Georgia" w:hAnsi="Georgia" w:cs="Georgia"/>
          <w:sz w:val="24"/>
          <w:szCs w:val="24"/>
          <w:lang w:val="en-US"/>
        </w:rPr>
        <w:br/>
        <w:t xml:space="preserve">    JOIN news_article na</w:t>
      </w:r>
      <w:r w:rsidRPr="0078688E">
        <w:rPr>
          <w:rFonts w:ascii="Georgia" w:eastAsia="Georgia" w:hAnsi="Georgia" w:cs="Georgia"/>
          <w:sz w:val="24"/>
          <w:szCs w:val="24"/>
          <w:lang w:val="en-US"/>
        </w:rPr>
        <w:br/>
        <w:t xml:space="preserve">        ON am.article_id = na.article_id</w:t>
      </w:r>
      <w:r w:rsidRPr="0078688E">
        <w:rPr>
          <w:rFonts w:ascii="Georgia" w:eastAsia="Georgia" w:hAnsi="Georgia" w:cs="Georgia"/>
          <w:sz w:val="24"/>
          <w:szCs w:val="24"/>
          <w:lang w:val="en-US"/>
        </w:rPr>
        <w:br/>
        <w:t xml:space="preserve">    WHERE na.published_at &gt;= </w:t>
      </w:r>
      <w:r w:rsidRPr="0078688E">
        <w:rPr>
          <w:rFonts w:ascii="Georgia" w:eastAsia="Georgia" w:hAnsi="Georgia" w:cs="Georgia"/>
          <w:i/>
          <w:iCs/>
          <w:sz w:val="24"/>
          <w:szCs w:val="24"/>
          <w:lang w:val="en-US"/>
        </w:rPr>
        <w:t xml:space="preserve">CURRENT_DATE </w:t>
      </w:r>
      <w:r w:rsidRPr="0078688E">
        <w:rPr>
          <w:rFonts w:ascii="Georgia" w:eastAsia="Georgia" w:hAnsi="Georgia" w:cs="Georgia"/>
          <w:sz w:val="24"/>
          <w:szCs w:val="24"/>
          <w:lang w:val="en-US"/>
        </w:rPr>
        <w:t>- INTERVAL '30 days'</w:t>
      </w:r>
      <w:r w:rsidRPr="0078688E">
        <w:rPr>
          <w:rFonts w:ascii="Georgia" w:eastAsia="Georgia" w:hAnsi="Georgia" w:cs="Georgia"/>
          <w:sz w:val="24"/>
          <w:szCs w:val="24"/>
          <w:lang w:val="en-US"/>
        </w:rPr>
        <w:br/>
        <w:t xml:space="preserve">    GROUP BY am.article_id, am.company_id</w:t>
      </w:r>
      <w:r w:rsidRPr="0078688E">
        <w:rPr>
          <w:rFonts w:ascii="Georgia" w:eastAsia="Georgia" w:hAnsi="Georgia" w:cs="Georgia"/>
          <w:sz w:val="24"/>
          <w:szCs w:val="24"/>
          <w:lang w:val="en-US"/>
        </w:rPr>
        <w:br/>
        <w:t>),</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company_avg_mentions AS (</w:t>
      </w:r>
      <w:r w:rsidRPr="0078688E">
        <w:rPr>
          <w:rFonts w:ascii="Georgia" w:eastAsia="Georgia" w:hAnsi="Georgia" w:cs="Georgia"/>
          <w:sz w:val="24"/>
          <w:szCs w:val="24"/>
          <w:lang w:val="en-US"/>
        </w:rPr>
        <w:br/>
        <w:t xml:space="preserve">    SELECT</w:t>
      </w:r>
      <w:r w:rsidRPr="0078688E">
        <w:rPr>
          <w:rFonts w:ascii="Georgia" w:eastAsia="Georgia" w:hAnsi="Georgia" w:cs="Georgia"/>
          <w:sz w:val="24"/>
          <w:szCs w:val="24"/>
          <w:lang w:val="en-US"/>
        </w:rPr>
        <w:br/>
        <w:t xml:space="preserve">        company_id,</w:t>
      </w:r>
      <w:r w:rsidRPr="0078688E">
        <w:rPr>
          <w:rFonts w:ascii="Georgia" w:eastAsia="Georgia" w:hAnsi="Georgia" w:cs="Georgia"/>
          <w:sz w:val="24"/>
          <w:szCs w:val="24"/>
          <w:lang w:val="en-US"/>
        </w:rPr>
        <w:br/>
        <w:t xml:space="preserve">        </w:t>
      </w:r>
      <w:r w:rsidRPr="0078688E">
        <w:rPr>
          <w:rFonts w:ascii="Georgia" w:eastAsia="Georgia" w:hAnsi="Georgia" w:cs="Georgia"/>
          <w:i/>
          <w:iCs/>
          <w:sz w:val="24"/>
          <w:szCs w:val="24"/>
          <w:lang w:val="en-US"/>
        </w:rPr>
        <w:t>AVG</w:t>
      </w:r>
      <w:r w:rsidRPr="0078688E">
        <w:rPr>
          <w:rFonts w:ascii="Georgia" w:eastAsia="Georgia" w:hAnsi="Georgia" w:cs="Georgia"/>
          <w:sz w:val="24"/>
          <w:szCs w:val="24"/>
          <w:lang w:val="en-US"/>
        </w:rPr>
        <w:t>(mention_frequency) AS avg_mentions</w:t>
      </w:r>
      <w:r w:rsidRPr="0078688E">
        <w:rPr>
          <w:rFonts w:ascii="Georgia" w:eastAsia="Georgia" w:hAnsi="Georgia" w:cs="Georgia"/>
          <w:sz w:val="24"/>
          <w:szCs w:val="24"/>
          <w:lang w:val="en-US"/>
        </w:rPr>
        <w:br/>
        <w:t xml:space="preserve">    FROM recent_mentions</w:t>
      </w:r>
      <w:r w:rsidRPr="0078688E">
        <w:rPr>
          <w:rFonts w:ascii="Georgia" w:eastAsia="Georgia" w:hAnsi="Georgia" w:cs="Georgia"/>
          <w:sz w:val="24"/>
          <w:szCs w:val="24"/>
          <w:lang w:val="en-US"/>
        </w:rPr>
        <w:br/>
        <w:t xml:space="preserve">    GROUP BY company_id</w:t>
      </w:r>
      <w:r w:rsidRPr="0078688E">
        <w:rPr>
          <w:rFonts w:ascii="Georgia" w:eastAsia="Georgia" w:hAnsi="Georgia" w:cs="Georgia"/>
          <w:sz w:val="24"/>
          <w:szCs w:val="24"/>
          <w:lang w:val="en-US"/>
        </w:rPr>
        <w:br/>
        <w:t>)</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SELECT</w:t>
      </w:r>
      <w:r w:rsidRPr="0078688E">
        <w:rPr>
          <w:rFonts w:ascii="Georgia" w:eastAsia="Georgia" w:hAnsi="Georgia" w:cs="Georgia"/>
          <w:sz w:val="24"/>
          <w:szCs w:val="24"/>
          <w:lang w:val="en-US"/>
        </w:rPr>
        <w:br/>
        <w:t xml:space="preserve">    c.company_name,</w:t>
      </w:r>
      <w:r w:rsidRPr="0078688E">
        <w:rPr>
          <w:rFonts w:ascii="Georgia" w:eastAsia="Georgia" w:hAnsi="Georgia" w:cs="Georgia"/>
          <w:sz w:val="24"/>
          <w:szCs w:val="24"/>
          <w:lang w:val="en-US"/>
        </w:rPr>
        <w:br/>
        <w:t xml:space="preserve">    c.ticker,</w:t>
      </w:r>
      <w:r w:rsidRPr="0078688E">
        <w:rPr>
          <w:rFonts w:ascii="Georgia" w:eastAsia="Georgia" w:hAnsi="Georgia" w:cs="Georgia"/>
          <w:sz w:val="24"/>
          <w:szCs w:val="24"/>
          <w:lang w:val="en-US"/>
        </w:rPr>
        <w:br/>
        <w:t xml:space="preserve">    s.sector_name,</w:t>
      </w:r>
      <w:r w:rsidRPr="0078688E">
        <w:rPr>
          <w:rFonts w:ascii="Georgia" w:eastAsia="Georgia" w:hAnsi="Georgia" w:cs="Georgia"/>
          <w:sz w:val="24"/>
          <w:szCs w:val="24"/>
          <w:lang w:val="en-US"/>
        </w:rPr>
        <w:br/>
        <w:t xml:space="preserve">    i.industry_name,</w:t>
      </w:r>
      <w:r w:rsidRPr="0078688E">
        <w:rPr>
          <w:rFonts w:ascii="Georgia" w:eastAsia="Georgia" w:hAnsi="Georgia" w:cs="Georgia"/>
          <w:sz w:val="24"/>
          <w:szCs w:val="24"/>
          <w:lang w:val="en-US"/>
        </w:rPr>
        <w:br/>
        <w:t xml:space="preserve">    na.title,</w:t>
      </w:r>
      <w:r w:rsidRPr="0078688E">
        <w:rPr>
          <w:rFonts w:ascii="Georgia" w:eastAsia="Georgia" w:hAnsi="Georgia" w:cs="Georgia"/>
          <w:sz w:val="24"/>
          <w:szCs w:val="24"/>
          <w:lang w:val="en-US"/>
        </w:rPr>
        <w:br/>
        <w:t xml:space="preserve">    na.summary,</w:t>
      </w:r>
      <w:r w:rsidRPr="0078688E">
        <w:rPr>
          <w:rFonts w:ascii="Georgia" w:eastAsia="Georgia" w:hAnsi="Georgia" w:cs="Georgia"/>
          <w:sz w:val="24"/>
          <w:szCs w:val="24"/>
          <w:lang w:val="en-US"/>
        </w:rPr>
        <w:br/>
        <w:t xml:space="preserve">    na.published_at,</w:t>
      </w:r>
      <w:r w:rsidRPr="0078688E">
        <w:rPr>
          <w:rFonts w:ascii="Georgia" w:eastAsia="Georgia" w:hAnsi="Georgia" w:cs="Georgia"/>
          <w:sz w:val="24"/>
          <w:szCs w:val="24"/>
          <w:lang w:val="en-US"/>
        </w:rPr>
        <w:br/>
        <w:t xml:space="preserve">    na.url,</w:t>
      </w:r>
      <w:r w:rsidRPr="0078688E">
        <w:rPr>
          <w:rFonts w:ascii="Georgia" w:eastAsia="Georgia" w:hAnsi="Georgia" w:cs="Georgia"/>
          <w:sz w:val="24"/>
          <w:szCs w:val="24"/>
          <w:lang w:val="en-US"/>
        </w:rPr>
        <w:br/>
        <w:t xml:space="preserve">    rm.mention_frequency,</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 xml:space="preserve">    </w:t>
      </w:r>
      <w:r w:rsidRPr="0078688E">
        <w:rPr>
          <w:rFonts w:ascii="Georgia" w:eastAsia="Georgia" w:hAnsi="Georgia" w:cs="Georgia"/>
          <w:i/>
          <w:iCs/>
          <w:sz w:val="24"/>
          <w:szCs w:val="24"/>
          <w:lang w:val="en-US"/>
        </w:rPr>
        <w:t>RANK</w:t>
      </w:r>
      <w:r w:rsidRPr="0078688E">
        <w:rPr>
          <w:rFonts w:ascii="Georgia" w:eastAsia="Georgia" w:hAnsi="Georgia" w:cs="Georgia"/>
          <w:sz w:val="24"/>
          <w:szCs w:val="24"/>
          <w:lang w:val="en-US"/>
        </w:rPr>
        <w:t>() OVER (</w:t>
      </w:r>
      <w:r w:rsidRPr="0078688E">
        <w:rPr>
          <w:rFonts w:ascii="Georgia" w:eastAsia="Georgia" w:hAnsi="Georgia" w:cs="Georgia"/>
          <w:sz w:val="24"/>
          <w:szCs w:val="24"/>
          <w:lang w:val="en-US"/>
        </w:rPr>
        <w:br/>
        <w:t xml:space="preserve">        PARTITION BY c.company_id</w:t>
      </w:r>
      <w:r w:rsidRPr="0078688E">
        <w:rPr>
          <w:rFonts w:ascii="Georgia" w:eastAsia="Georgia" w:hAnsi="Georgia" w:cs="Georgia"/>
          <w:sz w:val="24"/>
          <w:szCs w:val="24"/>
          <w:lang w:val="en-US"/>
        </w:rPr>
        <w:br/>
        <w:t xml:space="preserve">        ORDER BY na.published_at DESC</w:t>
      </w:r>
      <w:r w:rsidRPr="0078688E">
        <w:rPr>
          <w:rFonts w:ascii="Georgia" w:eastAsia="Georgia" w:hAnsi="Georgia" w:cs="Georgia"/>
          <w:sz w:val="24"/>
          <w:szCs w:val="24"/>
          <w:lang w:val="en-US"/>
        </w:rPr>
        <w:br/>
        <w:t xml:space="preserve">    ) AS recency_rank</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FROM news_article na</w:t>
      </w:r>
      <w:r w:rsidRPr="0078688E">
        <w:rPr>
          <w:rFonts w:ascii="Georgia" w:eastAsia="Georgia" w:hAnsi="Georgia" w:cs="Georgia"/>
          <w:sz w:val="24"/>
          <w:szCs w:val="24"/>
          <w:lang w:val="en-US"/>
        </w:rPr>
        <w:br/>
        <w:t>JOIN article_mention am</w:t>
      </w:r>
      <w:r w:rsidRPr="0078688E">
        <w:rPr>
          <w:rFonts w:ascii="Georgia" w:eastAsia="Georgia" w:hAnsi="Georgia" w:cs="Georgia"/>
          <w:sz w:val="24"/>
          <w:szCs w:val="24"/>
          <w:lang w:val="en-US"/>
        </w:rPr>
        <w:br/>
        <w:t xml:space="preserve">    ON na.article_id = am.article_id</w:t>
      </w:r>
      <w:r w:rsidRPr="0078688E">
        <w:rPr>
          <w:rFonts w:ascii="Georgia" w:eastAsia="Georgia" w:hAnsi="Georgia" w:cs="Georgia"/>
          <w:sz w:val="24"/>
          <w:szCs w:val="24"/>
          <w:lang w:val="en-US"/>
        </w:rPr>
        <w:br/>
        <w:t>JOIN company c</w:t>
      </w:r>
      <w:r w:rsidRPr="0078688E">
        <w:rPr>
          <w:rFonts w:ascii="Georgia" w:eastAsia="Georgia" w:hAnsi="Georgia" w:cs="Georgia"/>
          <w:sz w:val="24"/>
          <w:szCs w:val="24"/>
          <w:lang w:val="en-US"/>
        </w:rPr>
        <w:br/>
        <w:t xml:space="preserve">    ON am.company_id = c.company_id</w:t>
      </w:r>
      <w:r w:rsidRPr="0078688E">
        <w:rPr>
          <w:rFonts w:ascii="Georgia" w:eastAsia="Georgia" w:hAnsi="Georgia" w:cs="Georgia"/>
          <w:sz w:val="24"/>
          <w:szCs w:val="24"/>
          <w:lang w:val="en-US"/>
        </w:rPr>
        <w:br/>
        <w:t>JOIN public."Industry" i</w:t>
      </w:r>
      <w:r w:rsidRPr="0078688E">
        <w:rPr>
          <w:rFonts w:ascii="Georgia" w:eastAsia="Georgia" w:hAnsi="Georgia" w:cs="Georgia"/>
          <w:sz w:val="24"/>
          <w:szCs w:val="24"/>
          <w:lang w:val="en-US"/>
        </w:rPr>
        <w:br/>
        <w:t xml:space="preserve">    ON c.industry_id = i.industry_id</w:t>
      </w:r>
      <w:r w:rsidRPr="0078688E">
        <w:rPr>
          <w:rFonts w:ascii="Georgia" w:eastAsia="Georgia" w:hAnsi="Georgia" w:cs="Georgia"/>
          <w:sz w:val="24"/>
          <w:szCs w:val="24"/>
          <w:lang w:val="en-US"/>
        </w:rPr>
        <w:br/>
        <w:t>JOIN public."Sector" s</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lastRenderedPageBreak/>
        <w:t xml:space="preserve">    ON i.sector_id = s.sector_id</w:t>
      </w:r>
      <w:r w:rsidRPr="0078688E">
        <w:rPr>
          <w:rFonts w:ascii="Georgia" w:eastAsia="Georgia" w:hAnsi="Georgia" w:cs="Georgia"/>
          <w:sz w:val="24"/>
          <w:szCs w:val="24"/>
          <w:lang w:val="en-US"/>
        </w:rPr>
        <w:br/>
        <w:t>JOIN recent_mentions rm</w:t>
      </w:r>
      <w:r w:rsidRPr="0078688E">
        <w:rPr>
          <w:rFonts w:ascii="Georgia" w:eastAsia="Georgia" w:hAnsi="Georgia" w:cs="Georgia"/>
          <w:sz w:val="24"/>
          <w:szCs w:val="24"/>
          <w:lang w:val="en-US"/>
        </w:rPr>
        <w:br/>
        <w:t xml:space="preserve">    ON rm.article_id = na.article_id</w:t>
      </w:r>
      <w:r w:rsidRPr="0078688E">
        <w:rPr>
          <w:rFonts w:ascii="Georgia" w:eastAsia="Georgia" w:hAnsi="Georgia" w:cs="Georgia"/>
          <w:sz w:val="24"/>
          <w:szCs w:val="24"/>
          <w:lang w:val="en-US"/>
        </w:rPr>
        <w:br/>
        <w:t xml:space="preserve">   AND rm.company_id = c.company_id</w:t>
      </w:r>
      <w:r w:rsidRPr="0078688E">
        <w:rPr>
          <w:rFonts w:ascii="Georgia" w:eastAsia="Georgia" w:hAnsi="Georgia" w:cs="Georgia"/>
          <w:sz w:val="24"/>
          <w:szCs w:val="24"/>
          <w:lang w:val="en-US"/>
        </w:rPr>
        <w:br/>
        <w:t>JOIN company_avg_mentions cam</w:t>
      </w:r>
      <w:r w:rsidRPr="0078688E">
        <w:rPr>
          <w:rFonts w:ascii="Georgia" w:eastAsia="Georgia" w:hAnsi="Georgia" w:cs="Georgia"/>
          <w:sz w:val="24"/>
          <w:szCs w:val="24"/>
          <w:lang w:val="en-US"/>
        </w:rPr>
        <w:br/>
        <w:t xml:space="preserve">    ON cam.company_id = c.company_id</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WHERE c.company_id = $1</w:t>
      </w:r>
      <w:r w:rsidRPr="0078688E">
        <w:rPr>
          <w:rFonts w:ascii="Georgia" w:eastAsia="Georgia" w:hAnsi="Georgia" w:cs="Georgia"/>
          <w:sz w:val="24"/>
          <w:szCs w:val="24"/>
          <w:lang w:val="en-US"/>
        </w:rPr>
        <w:br/>
        <w:t>AND rm.mention_frequency &gt;= cam.avg_mentions</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 xml:space="preserve">AND </w:t>
      </w:r>
      <w:r w:rsidRPr="0078688E">
        <w:rPr>
          <w:rFonts w:ascii="Georgia" w:eastAsia="Georgia" w:hAnsi="Georgia" w:cs="Georgia"/>
          <w:i/>
          <w:iCs/>
          <w:sz w:val="24"/>
          <w:szCs w:val="24"/>
          <w:lang w:val="en-US"/>
        </w:rPr>
        <w:t xml:space="preserve">EXISTS </w:t>
      </w:r>
      <w:r w:rsidRPr="0078688E">
        <w:rPr>
          <w:rFonts w:ascii="Georgia" w:eastAsia="Georgia" w:hAnsi="Georgia" w:cs="Georgia"/>
          <w:sz w:val="24"/>
          <w:szCs w:val="24"/>
          <w:lang w:val="en-US"/>
        </w:rPr>
        <w:t>(</w:t>
      </w:r>
      <w:r w:rsidRPr="0078688E">
        <w:rPr>
          <w:rFonts w:ascii="Georgia" w:eastAsia="Georgia" w:hAnsi="Georgia" w:cs="Georgia"/>
          <w:sz w:val="24"/>
          <w:szCs w:val="24"/>
          <w:lang w:val="en-US"/>
        </w:rPr>
        <w:br/>
        <w:t xml:space="preserve">    SELECT 1</w:t>
      </w:r>
      <w:r w:rsidRPr="0078688E">
        <w:rPr>
          <w:rFonts w:ascii="Georgia" w:eastAsia="Georgia" w:hAnsi="Georgia" w:cs="Georgia"/>
          <w:sz w:val="24"/>
          <w:szCs w:val="24"/>
          <w:lang w:val="en-US"/>
        </w:rPr>
        <w:br/>
        <w:t xml:space="preserve">    FROM news_article na2</w:t>
      </w:r>
      <w:r w:rsidRPr="0078688E">
        <w:rPr>
          <w:rFonts w:ascii="Georgia" w:eastAsia="Georgia" w:hAnsi="Georgia" w:cs="Georgia"/>
          <w:sz w:val="24"/>
          <w:szCs w:val="24"/>
          <w:lang w:val="en-US"/>
        </w:rPr>
        <w:br/>
        <w:t xml:space="preserve">    WHERE na2.article_id = na.article_id</w:t>
      </w:r>
      <w:r w:rsidRPr="0078688E">
        <w:rPr>
          <w:rFonts w:ascii="Georgia" w:eastAsia="Georgia" w:hAnsi="Georgia" w:cs="Georgia"/>
          <w:sz w:val="24"/>
          <w:szCs w:val="24"/>
          <w:lang w:val="en-US"/>
        </w:rPr>
        <w:br/>
        <w:t xml:space="preserve">      AND na2.published_at &gt;= </w:t>
      </w:r>
      <w:r w:rsidRPr="0078688E">
        <w:rPr>
          <w:rFonts w:ascii="Georgia" w:eastAsia="Georgia" w:hAnsi="Georgia" w:cs="Georgia"/>
          <w:i/>
          <w:iCs/>
          <w:sz w:val="24"/>
          <w:szCs w:val="24"/>
          <w:lang w:val="en-US"/>
        </w:rPr>
        <w:t xml:space="preserve">CURRENT_DATE </w:t>
      </w:r>
      <w:r w:rsidRPr="0078688E">
        <w:rPr>
          <w:rFonts w:ascii="Georgia" w:eastAsia="Georgia" w:hAnsi="Georgia" w:cs="Georgia"/>
          <w:sz w:val="24"/>
          <w:szCs w:val="24"/>
          <w:lang w:val="en-US"/>
        </w:rPr>
        <w:t>- INTERVAL '30 days'</w:t>
      </w:r>
      <w:r w:rsidRPr="0078688E">
        <w:rPr>
          <w:rFonts w:ascii="Georgia" w:eastAsia="Georgia" w:hAnsi="Georgia" w:cs="Georgia"/>
          <w:sz w:val="24"/>
          <w:szCs w:val="24"/>
          <w:lang w:val="en-US"/>
        </w:rPr>
        <w:br/>
        <w:t>)</w:t>
      </w:r>
      <w:r w:rsidRPr="0078688E">
        <w:rPr>
          <w:rFonts w:ascii="Georgia" w:eastAsia="Georgia" w:hAnsi="Georgia" w:cs="Georgia"/>
          <w:sz w:val="24"/>
          <w:szCs w:val="24"/>
          <w:lang w:val="en-US"/>
        </w:rPr>
        <w:br/>
      </w:r>
      <w:r w:rsidRPr="0078688E">
        <w:rPr>
          <w:rFonts w:ascii="Georgia" w:eastAsia="Georgia" w:hAnsi="Georgia" w:cs="Georgia"/>
          <w:sz w:val="24"/>
          <w:szCs w:val="24"/>
          <w:lang w:val="en-US"/>
        </w:rPr>
        <w:br/>
        <w:t>ORDER BY na.published_at DESC</w:t>
      </w:r>
      <w:r w:rsidRPr="0078688E">
        <w:rPr>
          <w:rFonts w:ascii="Georgia" w:eastAsia="Georgia" w:hAnsi="Georgia" w:cs="Georgia"/>
          <w:sz w:val="24"/>
          <w:szCs w:val="24"/>
          <w:lang w:val="en-US"/>
        </w:rPr>
        <w:br/>
        <w:t>LIMIT 10;</w:t>
      </w:r>
    </w:p>
    <w:p w14:paraId="22D0151F" w14:textId="77777777" w:rsidR="00BF1971" w:rsidRDefault="00BF1971" w:rsidP="00BF1971">
      <w:pPr>
        <w:rPr>
          <w:rFonts w:ascii="Georgia" w:eastAsia="Georgia" w:hAnsi="Georgia" w:cs="Georgia"/>
          <w:sz w:val="24"/>
          <w:szCs w:val="24"/>
        </w:rPr>
      </w:pPr>
    </w:p>
    <w:p w14:paraId="0000016E" w14:textId="7F47A34D" w:rsidR="00E512C0" w:rsidRDefault="00000000">
      <w:pPr>
        <w:pStyle w:val="Heading3"/>
        <w:rPr>
          <w:rFonts w:ascii="Georgia" w:eastAsia="Georgia" w:hAnsi="Georgia" w:cs="Georgia"/>
          <w:b/>
          <w:bCs/>
          <w:sz w:val="26"/>
          <w:szCs w:val="26"/>
          <w:u w:val="single"/>
        </w:rPr>
      </w:pPr>
      <w:bookmarkStart w:id="111" w:name="_ge3s6m7i4uqy" w:colFirst="0" w:colLast="0"/>
      <w:bookmarkEnd w:id="111"/>
      <w:r>
        <w:rPr>
          <w:rFonts w:ascii="Georgia" w:eastAsia="Georgia" w:hAnsi="Georgia" w:cs="Georgia"/>
          <w:b/>
          <w:bCs/>
          <w:u w:val="single"/>
        </w:rPr>
        <w:t xml:space="preserve">Query 9 (Complex) — </w:t>
      </w:r>
      <w:r>
        <w:rPr>
          <w:rFonts w:ascii="Georgia" w:eastAsia="Georgia" w:hAnsi="Georgia" w:cs="Georgia"/>
          <w:b/>
          <w:bCs/>
          <w:sz w:val="26"/>
          <w:szCs w:val="26"/>
          <w:u w:val="single"/>
        </w:rPr>
        <w:t>Multi-source disagreement: biggest cross-source close spread</w:t>
      </w:r>
      <w:r w:rsidR="004A55C5">
        <w:rPr>
          <w:rFonts w:ascii="Georgia" w:eastAsia="Georgia" w:hAnsi="Georgia" w:cs="Georgia"/>
          <w:b/>
          <w:bCs/>
          <w:sz w:val="26"/>
          <w:szCs w:val="26"/>
          <w:u w:val="single"/>
        </w:rPr>
        <w:t xml:space="preserve"> </w:t>
      </w:r>
      <w:r w:rsidR="004A55C5">
        <w:rPr>
          <w:rFonts w:ascii="Georgia" w:eastAsia="Georgia" w:hAnsi="Georgia" w:cs="Georgia"/>
          <w:b/>
          <w:bCs/>
          <w:u w:val="single"/>
        </w:rPr>
        <w:t xml:space="preserve">- </w:t>
      </w:r>
      <w:r w:rsidR="004A55C5" w:rsidRPr="004A55C5">
        <w:rPr>
          <w:rFonts w:ascii="Georgia" w:eastAsia="Georgia" w:hAnsi="Georgia" w:cs="Georgia"/>
          <w:b/>
          <w:bCs/>
          <w:u w:val="single"/>
        </w:rPr>
        <w:t>Philip</w:t>
      </w:r>
    </w:p>
    <w:p w14:paraId="0000016F" w14:textId="77777777"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b/>
          <w:bCs/>
          <w:sz w:val="24"/>
          <w:szCs w:val="24"/>
        </w:rPr>
        <w:t>:</w:t>
      </w:r>
      <w:r>
        <w:rPr>
          <w:rFonts w:ascii="Georgia" w:eastAsia="Georgia" w:hAnsi="Georgia" w:cs="Georgia"/>
          <w:sz w:val="24"/>
          <w:szCs w:val="24"/>
        </w:rPr>
        <w:t xml:space="preserve"> Quantify disagreement across multiple price sources by computing per-day close spread (max–min) and reporting the largest spreads per ticker (aggregation + window ranking).</w:t>
      </w:r>
    </w:p>
    <w:p w14:paraId="00000170" w14:textId="77777777" w:rsidR="00E512C0" w:rsidRDefault="00E512C0">
      <w:pPr>
        <w:rPr>
          <w:rFonts w:ascii="Georgia" w:eastAsia="Georgia" w:hAnsi="Georgia" w:cs="Georgia"/>
          <w:sz w:val="24"/>
          <w:szCs w:val="24"/>
        </w:rPr>
      </w:pPr>
    </w:p>
    <w:p w14:paraId="00000171" w14:textId="77777777" w:rsidR="00E512C0" w:rsidRDefault="00000000">
      <w:pPr>
        <w:rPr>
          <w:rFonts w:ascii="Georgia" w:eastAsia="Georgia" w:hAnsi="Georgia" w:cs="Georgia"/>
          <w:sz w:val="24"/>
          <w:szCs w:val="24"/>
        </w:rPr>
      </w:pPr>
      <w:r>
        <w:rPr>
          <w:rFonts w:ascii="Georgia" w:eastAsia="Georgia" w:hAnsi="Georgia" w:cs="Georgia"/>
          <w:sz w:val="24"/>
          <w:szCs w:val="24"/>
        </w:rPr>
        <w:t>-- Params: $1 = start_date, $2 = end_date, $3 = min_sources (INT)</w:t>
      </w:r>
    </w:p>
    <w:p w14:paraId="00000172" w14:textId="77777777" w:rsidR="00E512C0" w:rsidRDefault="00000000">
      <w:pPr>
        <w:rPr>
          <w:rFonts w:ascii="Georgia" w:eastAsia="Georgia" w:hAnsi="Georgia" w:cs="Georgia"/>
          <w:sz w:val="24"/>
          <w:szCs w:val="24"/>
        </w:rPr>
      </w:pPr>
      <w:r>
        <w:rPr>
          <w:rFonts w:ascii="Georgia" w:eastAsia="Georgia" w:hAnsi="Georgia" w:cs="Georgia"/>
          <w:sz w:val="24"/>
          <w:szCs w:val="24"/>
        </w:rPr>
        <w:t>WITH spans AS (</w:t>
      </w:r>
    </w:p>
    <w:p w14:paraId="00000173"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SELECT</w:t>
      </w:r>
    </w:p>
    <w:p w14:paraId="00000174"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pd.company_id,</w:t>
      </w:r>
    </w:p>
    <w:p w14:paraId="00000175"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pd.trading_date,</w:t>
      </w:r>
    </w:p>
    <w:p w14:paraId="00000176"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COUNT(*) AS n_sources,</w:t>
      </w:r>
    </w:p>
    <w:p w14:paraId="00000177"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MAX(pd.close) - MIN(pd.close) AS close_spread</w:t>
      </w:r>
    </w:p>
    <w:p w14:paraId="00000178"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FROM price_daily pd</w:t>
      </w:r>
    </w:p>
    <w:p w14:paraId="00000179"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WHERE pd.trading_date BETWEEN $1 AND $2</w:t>
      </w:r>
    </w:p>
    <w:p w14:paraId="0000017A"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AND pd.close IS NOT NULL</w:t>
      </w:r>
    </w:p>
    <w:p w14:paraId="0000017B"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GROUP BY pd.company_id, pd.trading_date</w:t>
      </w:r>
    </w:p>
    <w:p w14:paraId="0000017C" w14:textId="77777777" w:rsidR="00E512C0" w:rsidRDefault="00000000">
      <w:pPr>
        <w:rPr>
          <w:rFonts w:ascii="Georgia" w:eastAsia="Georgia" w:hAnsi="Georgia" w:cs="Georgia"/>
          <w:sz w:val="24"/>
          <w:szCs w:val="24"/>
        </w:rPr>
      </w:pPr>
      <w:r>
        <w:rPr>
          <w:rFonts w:ascii="Georgia" w:eastAsia="Georgia" w:hAnsi="Georgia" w:cs="Georgia"/>
          <w:sz w:val="24"/>
          <w:szCs w:val="24"/>
        </w:rPr>
        <w:t>),</w:t>
      </w:r>
    </w:p>
    <w:p w14:paraId="0000017D" w14:textId="77777777" w:rsidR="00E512C0" w:rsidRDefault="00000000">
      <w:pPr>
        <w:rPr>
          <w:rFonts w:ascii="Georgia" w:eastAsia="Georgia" w:hAnsi="Georgia" w:cs="Georgia"/>
          <w:sz w:val="24"/>
          <w:szCs w:val="24"/>
        </w:rPr>
      </w:pPr>
      <w:r>
        <w:rPr>
          <w:rFonts w:ascii="Georgia" w:eastAsia="Georgia" w:hAnsi="Georgia" w:cs="Georgia"/>
          <w:sz w:val="24"/>
          <w:szCs w:val="24"/>
        </w:rPr>
        <w:t>ranked AS (</w:t>
      </w:r>
    </w:p>
    <w:p w14:paraId="0000017E" w14:textId="77777777" w:rsidR="00E512C0" w:rsidRDefault="00000000">
      <w:pPr>
        <w:rPr>
          <w:rFonts w:ascii="Georgia" w:eastAsia="Georgia" w:hAnsi="Georgia" w:cs="Georgia"/>
          <w:sz w:val="24"/>
          <w:szCs w:val="24"/>
        </w:rPr>
      </w:pPr>
      <w:r>
        <w:rPr>
          <w:rFonts w:ascii="Georgia" w:eastAsia="Georgia" w:hAnsi="Georgia" w:cs="Georgia"/>
          <w:sz w:val="24"/>
          <w:szCs w:val="24"/>
        </w:rPr>
        <w:lastRenderedPageBreak/>
        <w:t xml:space="preserve">  SELECT</w:t>
      </w:r>
    </w:p>
    <w:p w14:paraId="0000017F"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c.ticker,</w:t>
      </w:r>
    </w:p>
    <w:p w14:paraId="00000180"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s.trading_date,</w:t>
      </w:r>
    </w:p>
    <w:p w14:paraId="00000181"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s.n_sources,</w:t>
      </w:r>
    </w:p>
    <w:p w14:paraId="00000182"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s.close_spread,</w:t>
      </w:r>
    </w:p>
    <w:p w14:paraId="00000183"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ROW_NUMBER() OVER (PARTITION BY c.ticker ORDER BY s.close_spread DESC) AS rn</w:t>
      </w:r>
    </w:p>
    <w:p w14:paraId="00000184"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FROM spans s</w:t>
      </w:r>
    </w:p>
    <w:p w14:paraId="00000185"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JOIN company c ON c.company_id = s.company_id</w:t>
      </w:r>
    </w:p>
    <w:p w14:paraId="00000186" w14:textId="77777777" w:rsidR="00E512C0" w:rsidRDefault="00000000">
      <w:pPr>
        <w:rPr>
          <w:rFonts w:ascii="Georgia" w:eastAsia="Georgia" w:hAnsi="Georgia" w:cs="Georgia"/>
          <w:sz w:val="24"/>
          <w:szCs w:val="24"/>
        </w:rPr>
      </w:pPr>
      <w:r>
        <w:rPr>
          <w:rFonts w:ascii="Georgia" w:eastAsia="Georgia" w:hAnsi="Georgia" w:cs="Georgia"/>
          <w:sz w:val="24"/>
          <w:szCs w:val="24"/>
        </w:rPr>
        <w:t xml:space="preserve">  WHERE s.n_sources &gt;= $3</w:t>
      </w:r>
    </w:p>
    <w:p w14:paraId="00000187" w14:textId="77777777" w:rsidR="00E512C0" w:rsidRDefault="00000000">
      <w:pPr>
        <w:rPr>
          <w:rFonts w:ascii="Georgia" w:eastAsia="Georgia" w:hAnsi="Georgia" w:cs="Georgia"/>
          <w:sz w:val="24"/>
          <w:szCs w:val="24"/>
        </w:rPr>
      </w:pPr>
      <w:r>
        <w:rPr>
          <w:rFonts w:ascii="Georgia" w:eastAsia="Georgia" w:hAnsi="Georgia" w:cs="Georgia"/>
          <w:sz w:val="24"/>
          <w:szCs w:val="24"/>
        </w:rPr>
        <w:t>)</w:t>
      </w:r>
    </w:p>
    <w:p w14:paraId="00000188" w14:textId="77777777" w:rsidR="00E512C0" w:rsidRDefault="00000000">
      <w:pPr>
        <w:rPr>
          <w:rFonts w:ascii="Georgia" w:eastAsia="Georgia" w:hAnsi="Georgia" w:cs="Georgia"/>
          <w:sz w:val="24"/>
          <w:szCs w:val="24"/>
        </w:rPr>
      </w:pPr>
      <w:r>
        <w:rPr>
          <w:rFonts w:ascii="Georgia" w:eastAsia="Georgia" w:hAnsi="Georgia" w:cs="Georgia"/>
          <w:sz w:val="24"/>
          <w:szCs w:val="24"/>
        </w:rPr>
        <w:t>SELECT *</w:t>
      </w:r>
    </w:p>
    <w:p w14:paraId="00000189" w14:textId="77777777" w:rsidR="00E512C0" w:rsidRDefault="00000000">
      <w:pPr>
        <w:rPr>
          <w:rFonts w:ascii="Georgia" w:eastAsia="Georgia" w:hAnsi="Georgia" w:cs="Georgia"/>
          <w:sz w:val="24"/>
          <w:szCs w:val="24"/>
        </w:rPr>
      </w:pPr>
      <w:r>
        <w:rPr>
          <w:rFonts w:ascii="Georgia" w:eastAsia="Georgia" w:hAnsi="Georgia" w:cs="Georgia"/>
          <w:sz w:val="24"/>
          <w:szCs w:val="24"/>
        </w:rPr>
        <w:t>FROM ranked</w:t>
      </w:r>
    </w:p>
    <w:p w14:paraId="0000018A" w14:textId="77777777" w:rsidR="00E512C0" w:rsidRDefault="00000000">
      <w:pPr>
        <w:rPr>
          <w:rFonts w:ascii="Georgia" w:eastAsia="Georgia" w:hAnsi="Georgia" w:cs="Georgia"/>
          <w:sz w:val="24"/>
          <w:szCs w:val="24"/>
        </w:rPr>
      </w:pPr>
      <w:r>
        <w:rPr>
          <w:rFonts w:ascii="Georgia" w:eastAsia="Georgia" w:hAnsi="Georgia" w:cs="Georgia"/>
          <w:sz w:val="24"/>
          <w:szCs w:val="24"/>
        </w:rPr>
        <w:t>WHERE rn = 1</w:t>
      </w:r>
    </w:p>
    <w:p w14:paraId="0000018B" w14:textId="77777777" w:rsidR="00E512C0" w:rsidRDefault="00000000">
      <w:pPr>
        <w:rPr>
          <w:rFonts w:ascii="Georgia" w:eastAsia="Georgia" w:hAnsi="Georgia" w:cs="Georgia"/>
          <w:sz w:val="24"/>
          <w:szCs w:val="24"/>
        </w:rPr>
      </w:pPr>
      <w:r>
        <w:rPr>
          <w:rFonts w:ascii="Georgia" w:eastAsia="Georgia" w:hAnsi="Georgia" w:cs="Georgia"/>
          <w:sz w:val="24"/>
          <w:szCs w:val="24"/>
        </w:rPr>
        <w:t>ORDER BY close_spread DESC</w:t>
      </w:r>
    </w:p>
    <w:p w14:paraId="0000018C" w14:textId="77777777" w:rsidR="00E512C0" w:rsidRDefault="00000000">
      <w:pPr>
        <w:rPr>
          <w:rFonts w:ascii="Georgia" w:eastAsia="Georgia" w:hAnsi="Georgia" w:cs="Georgia"/>
          <w:sz w:val="24"/>
          <w:szCs w:val="24"/>
        </w:rPr>
      </w:pPr>
      <w:r>
        <w:rPr>
          <w:rFonts w:ascii="Georgia" w:eastAsia="Georgia" w:hAnsi="Georgia" w:cs="Georgia"/>
          <w:sz w:val="24"/>
          <w:szCs w:val="24"/>
        </w:rPr>
        <w:t>LIMIT 50;</w:t>
      </w:r>
    </w:p>
    <w:p w14:paraId="0000018D" w14:textId="77777777" w:rsidR="00E512C0" w:rsidRDefault="00E512C0"/>
    <w:p w14:paraId="0000018E" w14:textId="77777777" w:rsidR="00E512C0" w:rsidRDefault="00E512C0"/>
    <w:p w14:paraId="0000018F" w14:textId="53C092D8" w:rsidR="00E512C0" w:rsidRDefault="00000000">
      <w:pPr>
        <w:pStyle w:val="Heading3"/>
        <w:rPr>
          <w:rFonts w:ascii="Georgia" w:eastAsia="Georgia" w:hAnsi="Georgia" w:cs="Georgia"/>
          <w:b/>
          <w:bCs/>
          <w:u w:val="single"/>
        </w:rPr>
      </w:pPr>
      <w:bookmarkStart w:id="112" w:name="_k0i45zb5x485" w:colFirst="0" w:colLast="0"/>
      <w:bookmarkEnd w:id="112"/>
      <w:r>
        <w:rPr>
          <w:rFonts w:ascii="Georgia" w:eastAsia="Georgia" w:hAnsi="Georgia" w:cs="Georgia"/>
          <w:b/>
          <w:bCs/>
          <w:u w:val="single"/>
        </w:rPr>
        <w:t>Query 10 (Complex) — Biggest month-over-month rank changes for industries (within sector)</w:t>
      </w:r>
      <w:r w:rsidR="004A55C5">
        <w:rPr>
          <w:rFonts w:ascii="Georgia" w:eastAsia="Georgia" w:hAnsi="Georgia" w:cs="Georgia"/>
          <w:b/>
          <w:bCs/>
          <w:u w:val="single"/>
        </w:rPr>
        <w:t xml:space="preserve"> - </w:t>
      </w:r>
      <w:r w:rsidR="004A55C5" w:rsidRPr="004A55C5">
        <w:rPr>
          <w:rFonts w:ascii="Georgia" w:eastAsia="Georgia" w:hAnsi="Georgia" w:cs="Georgia"/>
          <w:b/>
          <w:bCs/>
          <w:u w:val="single"/>
        </w:rPr>
        <w:t>Philip</w:t>
      </w:r>
    </w:p>
    <w:p w14:paraId="00000190" w14:textId="77777777" w:rsidR="00E512C0" w:rsidRDefault="00E512C0"/>
    <w:p w14:paraId="00000191" w14:textId="77777777" w:rsidR="00E512C0" w:rsidRDefault="00000000">
      <w:pPr>
        <w:rPr>
          <w:rFonts w:ascii="Georgia" w:eastAsia="Georgia" w:hAnsi="Georgia" w:cs="Georgia"/>
          <w:sz w:val="24"/>
          <w:szCs w:val="24"/>
        </w:rPr>
      </w:pPr>
      <w:r>
        <w:rPr>
          <w:rFonts w:ascii="Georgia" w:eastAsia="Georgia" w:hAnsi="Georgia" w:cs="Georgia"/>
          <w:sz w:val="24"/>
          <w:szCs w:val="24"/>
          <w:u w:val="single"/>
        </w:rPr>
        <w:t>Description</w:t>
      </w:r>
      <w:r>
        <w:rPr>
          <w:rFonts w:ascii="Georgia" w:eastAsia="Georgia" w:hAnsi="Georgia" w:cs="Georgia"/>
          <w:sz w:val="24"/>
          <w:szCs w:val="24"/>
        </w:rPr>
        <w:t>: Track monthly industry performance and compute the biggest month-over-month rank changes within each sector to identify “rotations” (CTEs + windows + multi-level aggregation).</w:t>
      </w:r>
    </w:p>
    <w:p w14:paraId="00000192" w14:textId="77777777" w:rsidR="00E512C0" w:rsidRDefault="00E512C0">
      <w:pPr>
        <w:rPr>
          <w:rFonts w:ascii="Georgia" w:eastAsia="Georgia" w:hAnsi="Georgia" w:cs="Georgia"/>
          <w:sz w:val="24"/>
          <w:szCs w:val="24"/>
        </w:rPr>
      </w:pPr>
    </w:p>
    <w:p w14:paraId="0DDAB0B9" w14:textId="77777777" w:rsidR="0078688E" w:rsidRPr="0078688E" w:rsidRDefault="0078688E" w:rsidP="0078688E">
      <w:pPr>
        <w:rPr>
          <w:lang w:val="en-US"/>
        </w:rPr>
      </w:pPr>
      <w:r w:rsidRPr="0078688E">
        <w:rPr>
          <w:i/>
          <w:iCs/>
          <w:lang w:val="en-US"/>
        </w:rPr>
        <w:t>-- Params: $1 = start_date, $2 = end_date</w:t>
      </w:r>
      <w:r w:rsidRPr="0078688E">
        <w:rPr>
          <w:i/>
          <w:iCs/>
          <w:lang w:val="en-US"/>
        </w:rPr>
        <w:br/>
      </w:r>
      <w:r w:rsidRPr="0078688E">
        <w:rPr>
          <w:lang w:val="en-US"/>
        </w:rPr>
        <w:t>WITH primary_prices AS (</w:t>
      </w:r>
      <w:r w:rsidRPr="0078688E">
        <w:rPr>
          <w:lang w:val="en-US"/>
        </w:rPr>
        <w:br/>
        <w:t xml:space="preserve">  SELECT DISTINCT ON (pd.company_id, pd.trading_date)</w:t>
      </w:r>
      <w:r w:rsidRPr="0078688E">
        <w:rPr>
          <w:lang w:val="en-US"/>
        </w:rPr>
        <w:br/>
        <w:t xml:space="preserve">    pd.company_id, pd.trading_date, pd.close</w:t>
      </w:r>
      <w:r w:rsidRPr="0078688E">
        <w:rPr>
          <w:lang w:val="en-US"/>
        </w:rPr>
        <w:br/>
        <w:t xml:space="preserve">  FROM price_daily pd</w:t>
      </w:r>
      <w:r w:rsidRPr="0078688E">
        <w:rPr>
          <w:lang w:val="en-US"/>
        </w:rPr>
        <w:br/>
        <w:t xml:space="preserve">  JOIN price_source ps ON ps.source_id = pd.source_id</w:t>
      </w:r>
      <w:r w:rsidRPr="0078688E">
        <w:rPr>
          <w:lang w:val="en-US"/>
        </w:rPr>
        <w:br/>
        <w:t xml:space="preserve">  WHERE pd.trading_date BETWEEN $1 AND $2</w:t>
      </w:r>
      <w:r w:rsidRPr="0078688E">
        <w:rPr>
          <w:lang w:val="en-US"/>
        </w:rPr>
        <w:br/>
        <w:t xml:space="preserve">  ORDER BY pd.company_id, pd.trading_date, ps.priority_rank ASC</w:t>
      </w:r>
      <w:r w:rsidRPr="0078688E">
        <w:rPr>
          <w:lang w:val="en-US"/>
        </w:rPr>
        <w:br/>
        <w:t>),</w:t>
      </w:r>
      <w:r w:rsidRPr="0078688E">
        <w:rPr>
          <w:lang w:val="en-US"/>
        </w:rPr>
        <w:br/>
        <w:t>rets AS (</w:t>
      </w:r>
      <w:r w:rsidRPr="0078688E">
        <w:rPr>
          <w:lang w:val="en-US"/>
        </w:rPr>
        <w:br/>
        <w:t xml:space="preserve">  SELECT</w:t>
      </w:r>
      <w:r w:rsidRPr="0078688E">
        <w:rPr>
          <w:lang w:val="en-US"/>
        </w:rPr>
        <w:br/>
        <w:t xml:space="preserve">    company_id,</w:t>
      </w:r>
      <w:r w:rsidRPr="0078688E">
        <w:rPr>
          <w:lang w:val="en-US"/>
        </w:rPr>
        <w:br/>
        <w:t xml:space="preserve">    trading_date,</w:t>
      </w:r>
      <w:r w:rsidRPr="0078688E">
        <w:rPr>
          <w:lang w:val="en-US"/>
        </w:rPr>
        <w:br/>
        <w:t xml:space="preserve">    (close / </w:t>
      </w:r>
      <w:r w:rsidRPr="0078688E">
        <w:rPr>
          <w:i/>
          <w:iCs/>
          <w:lang w:val="en-US"/>
        </w:rPr>
        <w:t>NULLIF</w:t>
      </w:r>
      <w:r w:rsidRPr="0078688E">
        <w:rPr>
          <w:lang w:val="en-US"/>
        </w:rPr>
        <w:t>(</w:t>
      </w:r>
      <w:r w:rsidRPr="0078688E">
        <w:rPr>
          <w:i/>
          <w:iCs/>
          <w:lang w:val="en-US"/>
        </w:rPr>
        <w:t>LAG</w:t>
      </w:r>
      <w:r w:rsidRPr="0078688E">
        <w:rPr>
          <w:lang w:val="en-US"/>
        </w:rPr>
        <w:t>(close) OVER (PARTITION BY company_id ORDER BY trading_date), 0) - 1) AS ret</w:t>
      </w:r>
      <w:r w:rsidRPr="0078688E">
        <w:rPr>
          <w:lang w:val="en-US"/>
        </w:rPr>
        <w:br/>
      </w:r>
      <w:r w:rsidRPr="0078688E">
        <w:rPr>
          <w:lang w:val="en-US"/>
        </w:rPr>
        <w:lastRenderedPageBreak/>
        <w:t xml:space="preserve">  FROM primary_prices</w:t>
      </w:r>
      <w:r w:rsidRPr="0078688E">
        <w:rPr>
          <w:lang w:val="en-US"/>
        </w:rPr>
        <w:br/>
        <w:t>),</w:t>
      </w:r>
      <w:r w:rsidRPr="0078688E">
        <w:rPr>
          <w:lang w:val="en-US"/>
        </w:rPr>
        <w:br/>
        <w:t>company_month AS (</w:t>
      </w:r>
      <w:r w:rsidRPr="0078688E">
        <w:rPr>
          <w:lang w:val="en-US"/>
        </w:rPr>
        <w:br/>
        <w:t xml:space="preserve">  SELECT</w:t>
      </w:r>
      <w:r w:rsidRPr="0078688E">
        <w:rPr>
          <w:lang w:val="en-US"/>
        </w:rPr>
        <w:br/>
        <w:t xml:space="preserve">    c.company_id,</w:t>
      </w:r>
      <w:r w:rsidRPr="0078688E">
        <w:rPr>
          <w:lang w:val="en-US"/>
        </w:rPr>
        <w:br/>
        <w:t xml:space="preserve">    </w:t>
      </w:r>
      <w:r w:rsidRPr="0078688E">
        <w:rPr>
          <w:i/>
          <w:iCs/>
          <w:lang w:val="en-US"/>
        </w:rPr>
        <w:t>date_trunc</w:t>
      </w:r>
      <w:r w:rsidRPr="0078688E">
        <w:rPr>
          <w:lang w:val="en-US"/>
        </w:rPr>
        <w:t>('month', r.trading_date)::date AS month,</w:t>
      </w:r>
      <w:r w:rsidRPr="0078688E">
        <w:rPr>
          <w:lang w:val="en-US"/>
        </w:rPr>
        <w:br/>
        <w:t xml:space="preserve">    </w:t>
      </w:r>
      <w:r w:rsidRPr="0078688E">
        <w:rPr>
          <w:i/>
          <w:iCs/>
          <w:lang w:val="en-US"/>
        </w:rPr>
        <w:t>EXP</w:t>
      </w:r>
      <w:r w:rsidRPr="0078688E">
        <w:rPr>
          <w:lang w:val="en-US"/>
        </w:rPr>
        <w:t>(</w:t>
      </w:r>
      <w:r w:rsidRPr="0078688E">
        <w:rPr>
          <w:i/>
          <w:iCs/>
          <w:lang w:val="en-US"/>
        </w:rPr>
        <w:t>SUM</w:t>
      </w:r>
      <w:r w:rsidRPr="0078688E">
        <w:rPr>
          <w:lang w:val="en-US"/>
        </w:rPr>
        <w:t>(</w:t>
      </w:r>
      <w:r w:rsidRPr="0078688E">
        <w:rPr>
          <w:i/>
          <w:iCs/>
          <w:lang w:val="en-US"/>
        </w:rPr>
        <w:t>LN</w:t>
      </w:r>
      <w:r w:rsidRPr="0078688E">
        <w:rPr>
          <w:lang w:val="en-US"/>
        </w:rPr>
        <w:t>(1 + r.ret))) - 1 AS month_ret</w:t>
      </w:r>
      <w:r w:rsidRPr="0078688E">
        <w:rPr>
          <w:lang w:val="en-US"/>
        </w:rPr>
        <w:br/>
        <w:t xml:space="preserve">  FROM rets r</w:t>
      </w:r>
      <w:r w:rsidRPr="0078688E">
        <w:rPr>
          <w:lang w:val="en-US"/>
        </w:rPr>
        <w:br/>
        <w:t xml:space="preserve">  JOIN company c ON c.company_id = r.company_id</w:t>
      </w:r>
      <w:r w:rsidRPr="0078688E">
        <w:rPr>
          <w:lang w:val="en-US"/>
        </w:rPr>
        <w:br/>
        <w:t xml:space="preserve">  WHERE r.ret IS NOT NULL</w:t>
      </w:r>
      <w:r w:rsidRPr="0078688E">
        <w:rPr>
          <w:lang w:val="en-US"/>
        </w:rPr>
        <w:br/>
        <w:t xml:space="preserve">  GROUP BY c.company_id, </w:t>
      </w:r>
      <w:r w:rsidRPr="0078688E">
        <w:rPr>
          <w:i/>
          <w:iCs/>
          <w:lang w:val="en-US"/>
        </w:rPr>
        <w:t>date_trunc</w:t>
      </w:r>
      <w:r w:rsidRPr="0078688E">
        <w:rPr>
          <w:lang w:val="en-US"/>
        </w:rPr>
        <w:t>('month', r.trading_date)::date</w:t>
      </w:r>
      <w:r w:rsidRPr="0078688E">
        <w:rPr>
          <w:lang w:val="en-US"/>
        </w:rPr>
        <w:br/>
        <w:t>),</w:t>
      </w:r>
      <w:r w:rsidRPr="0078688E">
        <w:rPr>
          <w:lang w:val="en-US"/>
        </w:rPr>
        <w:br/>
        <w:t>industry_month AS (</w:t>
      </w:r>
      <w:r w:rsidRPr="0078688E">
        <w:rPr>
          <w:lang w:val="en-US"/>
        </w:rPr>
        <w:br/>
        <w:t xml:space="preserve">  SELECT</w:t>
      </w:r>
      <w:r w:rsidRPr="0078688E">
        <w:rPr>
          <w:lang w:val="en-US"/>
        </w:rPr>
        <w:br/>
        <w:t xml:space="preserve">    s.sector_name,</w:t>
      </w:r>
      <w:r w:rsidRPr="0078688E">
        <w:rPr>
          <w:lang w:val="en-US"/>
        </w:rPr>
        <w:br/>
        <w:t xml:space="preserve">    i.industry_name,</w:t>
      </w:r>
      <w:r w:rsidRPr="0078688E">
        <w:rPr>
          <w:lang w:val="en-US"/>
        </w:rPr>
        <w:br/>
        <w:t xml:space="preserve">    cm.month,</w:t>
      </w:r>
      <w:r w:rsidRPr="0078688E">
        <w:rPr>
          <w:lang w:val="en-US"/>
        </w:rPr>
        <w:br/>
        <w:t xml:space="preserve">    </w:t>
      </w:r>
      <w:r w:rsidRPr="0078688E">
        <w:rPr>
          <w:i/>
          <w:iCs/>
          <w:lang w:val="en-US"/>
        </w:rPr>
        <w:t>AVG</w:t>
      </w:r>
      <w:r w:rsidRPr="0078688E">
        <w:rPr>
          <w:lang w:val="en-US"/>
        </w:rPr>
        <w:t>(cm.month_ret) AS industry_month_ret</w:t>
      </w:r>
      <w:r w:rsidRPr="0078688E">
        <w:rPr>
          <w:lang w:val="en-US"/>
        </w:rPr>
        <w:br/>
        <w:t xml:space="preserve">  FROM company_month cm</w:t>
      </w:r>
      <w:r w:rsidRPr="0078688E">
        <w:rPr>
          <w:lang w:val="en-US"/>
        </w:rPr>
        <w:br/>
        <w:t xml:space="preserve">  JOIN company c  ON c.company_id = cm.company_id</w:t>
      </w:r>
      <w:r w:rsidRPr="0078688E">
        <w:rPr>
          <w:lang w:val="en-US"/>
        </w:rPr>
        <w:br/>
        <w:t xml:space="preserve">  JOIN public."Industry" i ON i.industry_id = c.industry_id</w:t>
      </w:r>
      <w:r w:rsidRPr="0078688E">
        <w:rPr>
          <w:lang w:val="en-US"/>
        </w:rPr>
        <w:br/>
        <w:t xml:space="preserve">  JOIN public."Sector" s   ON s.sector_id = i.sector_id</w:t>
      </w:r>
      <w:r w:rsidRPr="0078688E">
        <w:rPr>
          <w:lang w:val="en-US"/>
        </w:rPr>
        <w:br/>
        <w:t xml:space="preserve">  GROUP BY s.sector_name, i.industry_name, cm.month</w:t>
      </w:r>
      <w:r w:rsidRPr="0078688E">
        <w:rPr>
          <w:lang w:val="en-US"/>
        </w:rPr>
        <w:br/>
        <w:t>),</w:t>
      </w:r>
      <w:r w:rsidRPr="0078688E">
        <w:rPr>
          <w:lang w:val="en-US"/>
        </w:rPr>
        <w:br/>
        <w:t>ranked AS (</w:t>
      </w:r>
      <w:r w:rsidRPr="0078688E">
        <w:rPr>
          <w:lang w:val="en-US"/>
        </w:rPr>
        <w:br/>
        <w:t xml:space="preserve">  SELECT</w:t>
      </w:r>
      <w:r w:rsidRPr="0078688E">
        <w:rPr>
          <w:lang w:val="en-US"/>
        </w:rPr>
        <w:br/>
        <w:t xml:space="preserve">    </w:t>
      </w:r>
      <w:r w:rsidRPr="0078688E">
        <w:rPr>
          <w:i/>
          <w:iCs/>
          <w:lang w:val="en-US"/>
        </w:rPr>
        <w:t>*</w:t>
      </w:r>
      <w:r w:rsidRPr="0078688E">
        <w:rPr>
          <w:lang w:val="en-US"/>
        </w:rPr>
        <w:t>,</w:t>
      </w:r>
      <w:r w:rsidRPr="0078688E">
        <w:rPr>
          <w:lang w:val="en-US"/>
        </w:rPr>
        <w:br/>
        <w:t xml:space="preserve">    </w:t>
      </w:r>
      <w:r w:rsidRPr="0078688E">
        <w:rPr>
          <w:i/>
          <w:iCs/>
          <w:lang w:val="en-US"/>
        </w:rPr>
        <w:t>RANK</w:t>
      </w:r>
      <w:r w:rsidRPr="0078688E">
        <w:rPr>
          <w:lang w:val="en-US"/>
        </w:rPr>
        <w:t>() OVER (PARTITION BY sector_name, month ORDER BY industry_month_ret DESC) AS rnk</w:t>
      </w:r>
      <w:r w:rsidRPr="0078688E">
        <w:rPr>
          <w:lang w:val="en-US"/>
        </w:rPr>
        <w:br/>
        <w:t xml:space="preserve">  FROM industry_month</w:t>
      </w:r>
      <w:r w:rsidRPr="0078688E">
        <w:rPr>
          <w:lang w:val="en-US"/>
        </w:rPr>
        <w:br/>
        <w:t>),</w:t>
      </w:r>
      <w:r w:rsidRPr="0078688E">
        <w:rPr>
          <w:lang w:val="en-US"/>
        </w:rPr>
        <w:br/>
        <w:t>deltas AS (</w:t>
      </w:r>
      <w:r w:rsidRPr="0078688E">
        <w:rPr>
          <w:lang w:val="en-US"/>
        </w:rPr>
        <w:br/>
        <w:t xml:space="preserve">  SELECT</w:t>
      </w:r>
      <w:r w:rsidRPr="0078688E">
        <w:rPr>
          <w:lang w:val="en-US"/>
        </w:rPr>
        <w:br/>
        <w:t xml:space="preserve">    sector_name, industry_name, month, industry_month_ret, rnk,</w:t>
      </w:r>
      <w:r w:rsidRPr="0078688E">
        <w:rPr>
          <w:lang w:val="en-US"/>
        </w:rPr>
        <w:br/>
        <w:t xml:space="preserve">    </w:t>
      </w:r>
      <w:r w:rsidRPr="0078688E">
        <w:rPr>
          <w:i/>
          <w:iCs/>
          <w:lang w:val="en-US"/>
        </w:rPr>
        <w:t>LAG</w:t>
      </w:r>
      <w:r w:rsidRPr="0078688E">
        <w:rPr>
          <w:lang w:val="en-US"/>
        </w:rPr>
        <w:t>(rnk) OVER (PARTITION BY sector_name, industry_name ORDER BY month) AS prev_rnk</w:t>
      </w:r>
      <w:r w:rsidRPr="0078688E">
        <w:rPr>
          <w:lang w:val="en-US"/>
        </w:rPr>
        <w:br/>
        <w:t xml:space="preserve">  FROM ranked</w:t>
      </w:r>
      <w:r w:rsidRPr="0078688E">
        <w:rPr>
          <w:lang w:val="en-US"/>
        </w:rPr>
        <w:br/>
        <w:t>)</w:t>
      </w:r>
      <w:r w:rsidRPr="0078688E">
        <w:rPr>
          <w:lang w:val="en-US"/>
        </w:rPr>
        <w:br/>
        <w:t>SELECT</w:t>
      </w:r>
      <w:r w:rsidRPr="0078688E">
        <w:rPr>
          <w:lang w:val="en-US"/>
        </w:rPr>
        <w:br/>
        <w:t xml:space="preserve">  sector_name, industry_name, month,</w:t>
      </w:r>
      <w:r w:rsidRPr="0078688E">
        <w:rPr>
          <w:lang w:val="en-US"/>
        </w:rPr>
        <w:br/>
        <w:t xml:space="preserve">  prev_rnk, rnk,</w:t>
      </w:r>
      <w:r w:rsidRPr="0078688E">
        <w:rPr>
          <w:lang w:val="en-US"/>
        </w:rPr>
        <w:br/>
        <w:t xml:space="preserve">  (prev_rnk - rnk) AS rank_improvement,</w:t>
      </w:r>
      <w:r w:rsidRPr="0078688E">
        <w:rPr>
          <w:lang w:val="en-US"/>
        </w:rPr>
        <w:br/>
        <w:t xml:space="preserve">  industry_month_ret</w:t>
      </w:r>
      <w:r w:rsidRPr="0078688E">
        <w:rPr>
          <w:lang w:val="en-US"/>
        </w:rPr>
        <w:br/>
        <w:t>FROM deltas</w:t>
      </w:r>
      <w:r w:rsidRPr="0078688E">
        <w:rPr>
          <w:lang w:val="en-US"/>
        </w:rPr>
        <w:br/>
      </w:r>
      <w:r w:rsidRPr="0078688E">
        <w:rPr>
          <w:lang w:val="en-US"/>
        </w:rPr>
        <w:lastRenderedPageBreak/>
        <w:t>WHERE prev_rnk IS NOT NULL</w:t>
      </w:r>
      <w:r w:rsidRPr="0078688E">
        <w:rPr>
          <w:lang w:val="en-US"/>
        </w:rPr>
        <w:br/>
        <w:t xml:space="preserve">ORDER BY </w:t>
      </w:r>
      <w:r w:rsidRPr="0078688E">
        <w:rPr>
          <w:i/>
          <w:iCs/>
          <w:lang w:val="en-US"/>
        </w:rPr>
        <w:t>ABS</w:t>
      </w:r>
      <w:r w:rsidRPr="0078688E">
        <w:rPr>
          <w:lang w:val="en-US"/>
        </w:rPr>
        <w:t>(prev_rnk - rnk) DESC</w:t>
      </w:r>
      <w:r w:rsidRPr="0078688E">
        <w:rPr>
          <w:lang w:val="en-US"/>
        </w:rPr>
        <w:br/>
        <w:t>LIMIT 50;</w:t>
      </w:r>
    </w:p>
    <w:p w14:paraId="000001CE" w14:textId="77777777" w:rsidR="00E512C0" w:rsidRPr="0078688E" w:rsidRDefault="00E512C0">
      <w:pPr>
        <w:rPr>
          <w:lang w:val="en-US"/>
        </w:rPr>
      </w:pPr>
    </w:p>
    <w:p w14:paraId="000001D1" w14:textId="6D1A013A" w:rsidR="00E512C0" w:rsidRDefault="00000000" w:rsidP="00455560">
      <w:pPr>
        <w:pStyle w:val="Heading2"/>
        <w:rPr>
          <w:rFonts w:ascii="Georgia" w:eastAsia="Georgia" w:hAnsi="Georgia" w:cs="Georgia"/>
          <w:b/>
          <w:bCs/>
          <w:u w:val="single"/>
        </w:rPr>
      </w:pPr>
      <w:bookmarkStart w:id="113" w:name="_pvyzjih55x44" w:colFirst="0" w:colLast="0"/>
      <w:bookmarkEnd w:id="113"/>
      <w:r>
        <w:rPr>
          <w:rFonts w:ascii="Georgia" w:eastAsia="Georgia" w:hAnsi="Georgia" w:cs="Georgia"/>
          <w:b/>
          <w:bCs/>
          <w:u w:val="single"/>
        </w:rPr>
        <w:t>Credentials</w:t>
      </w:r>
    </w:p>
    <w:p w14:paraId="4463B0D1" w14:textId="77777777" w:rsidR="00455560" w:rsidRPr="00455560" w:rsidRDefault="00455560" w:rsidP="00455560"/>
    <w:p w14:paraId="000001D2" w14:textId="77777777" w:rsidR="00E512C0" w:rsidRDefault="00000000">
      <w:pPr>
        <w:rPr>
          <w:rFonts w:ascii="Georgia" w:eastAsia="Georgia" w:hAnsi="Georgia" w:cs="Georgia"/>
          <w:sz w:val="24"/>
          <w:szCs w:val="24"/>
        </w:rPr>
      </w:pPr>
      <w:r>
        <w:rPr>
          <w:rFonts w:ascii="Georgia" w:eastAsia="Georgia" w:hAnsi="Georgia" w:cs="Georgia"/>
          <w:sz w:val="24"/>
          <w:szCs w:val="24"/>
        </w:rPr>
        <w:t>Host: project.ct8q4usyak98.us-east-1.rds.amazonaws.com</w:t>
      </w:r>
    </w:p>
    <w:p w14:paraId="000001D3" w14:textId="77777777" w:rsidR="00E512C0" w:rsidRDefault="00000000">
      <w:pPr>
        <w:rPr>
          <w:rFonts w:ascii="Georgia" w:eastAsia="Georgia" w:hAnsi="Georgia" w:cs="Georgia"/>
          <w:sz w:val="24"/>
          <w:szCs w:val="24"/>
        </w:rPr>
      </w:pPr>
      <w:r>
        <w:rPr>
          <w:rFonts w:ascii="Georgia" w:eastAsia="Georgia" w:hAnsi="Georgia" w:cs="Georgia"/>
          <w:sz w:val="24"/>
          <w:szCs w:val="24"/>
        </w:rPr>
        <w:t>Port: 5432</w:t>
      </w:r>
    </w:p>
    <w:p w14:paraId="000001D4" w14:textId="77777777" w:rsidR="00E512C0" w:rsidRDefault="00000000">
      <w:pPr>
        <w:rPr>
          <w:rFonts w:ascii="Georgia" w:eastAsia="Georgia" w:hAnsi="Georgia" w:cs="Georgia"/>
          <w:sz w:val="24"/>
          <w:szCs w:val="24"/>
        </w:rPr>
      </w:pPr>
      <w:r>
        <w:rPr>
          <w:rFonts w:ascii="Georgia" w:eastAsia="Georgia" w:hAnsi="Georgia" w:cs="Georgia"/>
          <w:sz w:val="24"/>
          <w:szCs w:val="24"/>
        </w:rPr>
        <w:t>UserName: student</w:t>
      </w:r>
    </w:p>
    <w:p w14:paraId="000001D5" w14:textId="77777777" w:rsidR="00E512C0" w:rsidRDefault="00000000">
      <w:pPr>
        <w:rPr>
          <w:rFonts w:ascii="Georgia" w:eastAsia="Georgia" w:hAnsi="Georgia" w:cs="Georgia"/>
          <w:sz w:val="24"/>
          <w:szCs w:val="24"/>
        </w:rPr>
      </w:pPr>
      <w:r>
        <w:rPr>
          <w:rFonts w:ascii="Georgia" w:eastAsia="Georgia" w:hAnsi="Georgia" w:cs="Georgia"/>
          <w:sz w:val="24"/>
          <w:szCs w:val="24"/>
        </w:rPr>
        <w:t>password: cis5500$</w:t>
      </w:r>
    </w:p>
    <w:p w14:paraId="000001D8" w14:textId="185DE245" w:rsidR="00E512C0" w:rsidRPr="000A5C1B" w:rsidRDefault="00000000">
      <w:pPr>
        <w:rPr>
          <w:rFonts w:ascii="Georgia" w:eastAsia="Georgia" w:hAnsi="Georgia" w:cs="Georgia"/>
          <w:sz w:val="24"/>
          <w:szCs w:val="24"/>
        </w:rPr>
      </w:pPr>
      <w:r>
        <w:rPr>
          <w:rFonts w:ascii="Georgia" w:eastAsia="Georgia" w:hAnsi="Georgia" w:cs="Georgia"/>
          <w:sz w:val="24"/>
          <w:szCs w:val="24"/>
        </w:rPr>
        <w:t>Database: Project</w:t>
      </w:r>
    </w:p>
    <w:sectPr w:rsidR="00E512C0" w:rsidRPr="000A5C1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BA546" w14:textId="77777777" w:rsidR="00B13D5F" w:rsidRDefault="00B13D5F">
      <w:pPr>
        <w:spacing w:line="240" w:lineRule="auto"/>
      </w:pPr>
      <w:r>
        <w:separator/>
      </w:r>
    </w:p>
  </w:endnote>
  <w:endnote w:type="continuationSeparator" w:id="0">
    <w:p w14:paraId="2EE14030" w14:textId="77777777" w:rsidR="00B13D5F" w:rsidRDefault="00B13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C1D792E7-DE1C-4848-BE45-A0150A1D89B4}"/>
    <w:embedBold r:id="rId2" w:fontKey="{3E7947CB-774C-8D4D-A3B3-3F26165E3864}"/>
    <w:embedItalic r:id="rId3" w:fontKey="{4D9B9661-947B-4840-996B-D6169B3E7C87}"/>
  </w:font>
  <w:font w:name="Courier New">
    <w:panose1 w:val="02070309020205020404"/>
    <w:charset w:val="00"/>
    <w:family w:val="modern"/>
    <w:pitch w:val="fixed"/>
    <w:sig w:usb0="E0002EFF" w:usb1="C0007843" w:usb2="00000009" w:usb3="00000000" w:csb0="000001FF" w:csb1="00000000"/>
    <w:embedRegular r:id="rId4" w:fontKey="{9DEEBEEC-FDCF-5646-976C-6BBDF298B684}"/>
  </w:font>
  <w:font w:name="Times New Roman">
    <w:panose1 w:val="02020603050405020304"/>
    <w:charset w:val="00"/>
    <w:family w:val="roman"/>
    <w:pitch w:val="variable"/>
    <w:sig w:usb0="E0002EFF" w:usb1="C000785B" w:usb2="00000009" w:usb3="00000000" w:csb0="000001FF" w:csb1="00000000"/>
    <w:embedRegular r:id="rId5" w:fontKey="{8E74D1EE-2059-5C4F-840B-7959E6E4ED6A}"/>
  </w:font>
  <w:font w:name="Wingdings">
    <w:panose1 w:val="05000000000000000000"/>
    <w:charset w:val="02"/>
    <w:family w:val="auto"/>
    <w:pitch w:val="variable"/>
    <w:sig w:usb0="00000000" w:usb1="10000000" w:usb2="00000000" w:usb3="00000000" w:csb0="80000000" w:csb1="00000000"/>
    <w:embedRegular r:id="rId6" w:fontKey="{95BD4220-A3B5-6743-BA0F-517ED146CA32}"/>
  </w:font>
  <w:font w:name="Symbol">
    <w:panose1 w:val="05050102010706020507"/>
    <w:charset w:val="02"/>
    <w:family w:val="roman"/>
    <w:pitch w:val="variable"/>
    <w:sig w:usb0="00000000" w:usb1="10000000" w:usb2="00000000" w:usb3="00000000" w:csb0="80000000" w:csb1="00000000"/>
    <w:embedRegular r:id="rId7" w:fontKey="{2C885564-DA4A-4442-809D-DB662C167FD6}"/>
  </w:font>
  <w:font w:name="Arial">
    <w:panose1 w:val="020B0604020202020204"/>
    <w:charset w:val="00"/>
    <w:family w:val="swiss"/>
    <w:pitch w:val="variable"/>
    <w:sig w:usb0="E0002EFF" w:usb1="C000785B" w:usb2="00000009" w:usb3="00000000" w:csb0="000001FF" w:csb1="00000000"/>
    <w:embedRegular r:id="rId8" w:fontKey="{C20BEF6A-5E80-8849-8368-B54B1C4C4A87}"/>
    <w:embedItalic r:id="rId9" w:fontKey="{85C713D5-619E-7D40-A1A4-035AA5565C4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0" w:fontKey="{CFFE510D-CEEC-484E-B6D9-A1B044E8B4B8}"/>
  </w:font>
  <w:font w:name="Cambria">
    <w:panose1 w:val="02040503050406030204"/>
    <w:charset w:val="00"/>
    <w:family w:val="roman"/>
    <w:pitch w:val="variable"/>
    <w:sig w:usb0="E00006FF" w:usb1="420024FF" w:usb2="02000000" w:usb3="00000000" w:csb0="0000019F" w:csb1="00000000"/>
    <w:embedRegular r:id="rId11" w:fontKey="{CAFAC34B-2150-A84F-B04D-D28A7A96B1F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9B13" w14:textId="77777777" w:rsidR="00B13D5F" w:rsidRDefault="00B13D5F">
      <w:pPr>
        <w:spacing w:line="240" w:lineRule="auto"/>
      </w:pPr>
      <w:r>
        <w:separator/>
      </w:r>
    </w:p>
  </w:footnote>
  <w:footnote w:type="continuationSeparator" w:id="0">
    <w:p w14:paraId="378E6475" w14:textId="77777777" w:rsidR="00B13D5F" w:rsidRDefault="00B13D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D9" w14:textId="77777777" w:rsidR="00E512C0" w:rsidRDefault="00000000">
    <w:pPr>
      <w:rPr>
        <w:rFonts w:ascii="Georgia" w:eastAsia="Georgia" w:hAnsi="Georgia" w:cs="Georgia"/>
      </w:rPr>
    </w:pPr>
    <w:r>
      <w:rPr>
        <w:rFonts w:ascii="Georgia" w:eastAsia="Georgia" w:hAnsi="Georgia" w:cs="Georgia"/>
      </w:rPr>
      <w:t>Milestone 3: Data Population/SQL Queries                                                              Lee, Gavini, and Ni</w:t>
    </w:r>
  </w:p>
  <w:p w14:paraId="000001DA" w14:textId="77777777" w:rsidR="00E512C0" w:rsidRDefault="00B13D5F">
    <w:pPr>
      <w:rPr>
        <w:rFonts w:ascii="Georgia" w:eastAsia="Georgia" w:hAnsi="Georgia" w:cs="Georgia"/>
      </w:rPr>
    </w:pPr>
    <w:r>
      <w:rPr>
        <w:noProof/>
      </w:rPr>
    </w:r>
    <w:r>
      <w:pict w14:anchorId="09A2D338">
        <v:rect id="Horizontal Line 2" o:spid="_x0000_s102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1DB" w14:textId="77777777" w:rsidR="00E512C0" w:rsidRDefault="00E512C0">
    <w:pPr>
      <w:rPr>
        <w:rFonts w:ascii="Georgia" w:eastAsia="Georgia" w:hAnsi="Georgia" w:cs="Georg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10DBC"/>
    <w:multiLevelType w:val="hybridMultilevel"/>
    <w:tmpl w:val="5B6C9A82"/>
    <w:lvl w:ilvl="0" w:tplc="78442582">
      <w:start w:val="3"/>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813BE7"/>
    <w:multiLevelType w:val="hybridMultilevel"/>
    <w:tmpl w:val="F15884AC"/>
    <w:lvl w:ilvl="0" w:tplc="C83C37EE">
      <w:start w:val="3"/>
      <w:numFmt w:val="bullet"/>
      <w:lvlText w:val=""/>
      <w:lvlJc w:val="left"/>
      <w:pPr>
        <w:ind w:left="720" w:hanging="360"/>
      </w:pPr>
      <w:rPr>
        <w:rFonts w:ascii="Wingdings" w:eastAsia="Georgia" w:hAnsi="Wingdings"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150450">
    <w:abstractNumId w:val="0"/>
  </w:num>
  <w:num w:numId="2" w16cid:durableId="1790515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Philip">
    <w15:presenceInfo w15:providerId="AD" w15:userId="S::leephil@upenn.edu::df339c72-d5d3-4405-9451-ab6c3ede11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trackRevisions/>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2C0"/>
    <w:rsid w:val="000A5C1B"/>
    <w:rsid w:val="00100870"/>
    <w:rsid w:val="00173683"/>
    <w:rsid w:val="00206A3E"/>
    <w:rsid w:val="003229E6"/>
    <w:rsid w:val="00432013"/>
    <w:rsid w:val="00443FA2"/>
    <w:rsid w:val="00455560"/>
    <w:rsid w:val="004A55C5"/>
    <w:rsid w:val="00634216"/>
    <w:rsid w:val="0063421B"/>
    <w:rsid w:val="006C665C"/>
    <w:rsid w:val="0078688E"/>
    <w:rsid w:val="007A47F9"/>
    <w:rsid w:val="00822E38"/>
    <w:rsid w:val="00836FCD"/>
    <w:rsid w:val="00B13D5F"/>
    <w:rsid w:val="00BF1971"/>
    <w:rsid w:val="00C9360F"/>
    <w:rsid w:val="00E5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7B03D07"/>
  <w15:docId w15:val="{652EB9CE-8E64-4B75-84D1-D3F3424A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F1971"/>
    <w:pPr>
      <w:ind w:left="720"/>
      <w:contextualSpacing/>
    </w:pPr>
  </w:style>
  <w:style w:type="paragraph" w:styleId="Revision">
    <w:name w:val="Revision"/>
    <w:hidden/>
    <w:uiPriority w:val="99"/>
    <w:semiHidden/>
    <w:rsid w:val="00836FC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2698</Words>
  <Characters>15382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Kuan Zhang</dc:creator>
  <cp:lastModifiedBy>Lee, Philip</cp:lastModifiedBy>
  <cp:revision>2</cp:revision>
  <cp:lastPrinted>2026-03-26T22:26:00Z</cp:lastPrinted>
  <dcterms:created xsi:type="dcterms:W3CDTF">2026-03-26T22:27:00Z</dcterms:created>
  <dcterms:modified xsi:type="dcterms:W3CDTF">2026-03-26T22:27:00Z</dcterms:modified>
</cp:coreProperties>
</file>